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34C6" w14:textId="77777777" w:rsidR="00F337F4" w:rsidRDefault="00000000">
      <w:pPr>
        <w:pStyle w:val="Titel"/>
        <w:spacing w:after="240"/>
        <w:jc w:val="center"/>
      </w:pPr>
      <w:r>
        <w:t>Stillberatung PWA – Textdokumentation</w:t>
      </w:r>
    </w:p>
    <w:p w14:paraId="27846AE5" w14:textId="77777777" w:rsidR="00F337F4" w:rsidRDefault="00000000">
      <w:pPr>
        <w:spacing w:after="120"/>
        <w:jc w:val="center"/>
      </w:pPr>
      <w:r>
        <w:t>Version mit Inhaltsverzeichnis</w:t>
      </w:r>
    </w:p>
    <w:p w14:paraId="1E059A4D" w14:textId="77777777" w:rsidR="00F337F4" w:rsidRDefault="00000000">
      <w:pPr>
        <w:spacing w:after="360"/>
        <w:jc w:val="center"/>
      </w:pPr>
      <w:r>
        <w:t>16.02.2026</w:t>
      </w:r>
    </w:p>
    <w:sdt>
      <w:sdtPr>
        <w:alias w:val="Inhaltsverzeichnis"/>
        <w:id w:val="-601495460"/>
      </w:sdtPr>
      <w:sdtContent>
        <w:p w14:paraId="57FD3DE9" w14:textId="77777777" w:rsidR="006E3191" w:rsidRDefault="00000000">
          <w:pPr>
            <w:pStyle w:val="Verzeichnis1"/>
            <w:tabs>
              <w:tab w:val="right" w:leader="dot" w:pos="9016"/>
            </w:tabs>
            <w:rPr>
              <w:ins w:id="0" w:author="Jürgen Bußmann" w:date="2026-02-16T10:45:00Z" w16du:dateUtc="2026-02-16T09:45:00Z"/>
              <w:noProof/>
            </w:rPr>
          </w:pPr>
          <w:r>
            <w:fldChar w:fldCharType="begin"/>
          </w:r>
          <w:r>
            <w:instrText>TOC \h \o "1-2"</w:instrText>
          </w:r>
          <w:r>
            <w:fldChar w:fldCharType="separate"/>
          </w:r>
          <w:ins w:id="1" w:author="Jürgen Bußmann" w:date="2026-02-16T10:45:00Z" w16du:dateUtc="2026-02-16T09:45:00Z">
            <w:r w:rsidR="006E3191" w:rsidRPr="002F63EF">
              <w:rPr>
                <w:rStyle w:val="Hyperlink"/>
                <w:noProof/>
              </w:rPr>
              <w:fldChar w:fldCharType="begin"/>
            </w:r>
            <w:r w:rsidR="006E3191" w:rsidRPr="002F63EF">
              <w:rPr>
                <w:rStyle w:val="Hyperlink"/>
                <w:noProof/>
              </w:rPr>
              <w:instrText xml:space="preserve"> </w:instrText>
            </w:r>
            <w:r w:rsidR="006E3191">
              <w:rPr>
                <w:noProof/>
              </w:rPr>
              <w:instrText>HYPERLINK \l "_Toc222131133"</w:instrText>
            </w:r>
            <w:r w:rsidR="006E3191" w:rsidRPr="002F63EF">
              <w:rPr>
                <w:rStyle w:val="Hyperlink"/>
                <w:noProof/>
              </w:rPr>
              <w:instrText xml:space="preserve"> </w:instrText>
            </w:r>
            <w:r w:rsidR="006E3191" w:rsidRPr="002F63EF">
              <w:rPr>
                <w:rStyle w:val="Hyperlink"/>
                <w:noProof/>
              </w:rPr>
            </w:r>
            <w:r w:rsidR="006E3191" w:rsidRPr="002F63EF">
              <w:rPr>
                <w:rStyle w:val="Hyperlink"/>
                <w:noProof/>
              </w:rPr>
              <w:fldChar w:fldCharType="separate"/>
            </w:r>
            <w:r w:rsidR="006E3191" w:rsidRPr="002F63EF">
              <w:rPr>
                <w:rStyle w:val="Hyperlink"/>
                <w:noProof/>
              </w:rPr>
              <w:t>In der Schwangerschaft</w:t>
            </w:r>
            <w:r w:rsidR="006E3191">
              <w:rPr>
                <w:noProof/>
              </w:rPr>
              <w:tab/>
            </w:r>
            <w:r w:rsidR="006E3191">
              <w:rPr>
                <w:noProof/>
              </w:rPr>
              <w:fldChar w:fldCharType="begin"/>
            </w:r>
            <w:r w:rsidR="006E3191">
              <w:rPr>
                <w:noProof/>
              </w:rPr>
              <w:instrText xml:space="preserve"> PAGEREF _Toc222131133 \h </w:instrText>
            </w:r>
            <w:r w:rsidR="006E3191">
              <w:rPr>
                <w:noProof/>
              </w:rPr>
            </w:r>
            <w:r w:rsidR="006E3191">
              <w:rPr>
                <w:noProof/>
              </w:rPr>
              <w:fldChar w:fldCharType="separate"/>
            </w:r>
            <w:r w:rsidR="006E3191">
              <w:rPr>
                <w:noProof/>
              </w:rPr>
              <w:t>1</w:t>
            </w:r>
            <w:r w:rsidR="006E3191">
              <w:rPr>
                <w:noProof/>
              </w:rPr>
              <w:fldChar w:fldCharType="end"/>
            </w:r>
            <w:r w:rsidR="006E3191" w:rsidRPr="002F63EF">
              <w:rPr>
                <w:rStyle w:val="Hyperlink"/>
                <w:noProof/>
              </w:rPr>
              <w:fldChar w:fldCharType="end"/>
            </w:r>
          </w:ins>
        </w:p>
        <w:p w14:paraId="293CE77E" w14:textId="77777777" w:rsidR="006E3191" w:rsidRDefault="006E3191">
          <w:pPr>
            <w:pStyle w:val="Verzeichnis2"/>
            <w:tabs>
              <w:tab w:val="right" w:leader="dot" w:pos="9016"/>
            </w:tabs>
            <w:rPr>
              <w:ins w:id="2" w:author="Jürgen Bußmann" w:date="2026-02-16T10:45:00Z" w16du:dateUtc="2026-02-16T09:45:00Z"/>
              <w:noProof/>
            </w:rPr>
          </w:pPr>
          <w:ins w:id="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Körper &amp; Veränderungen</w:t>
            </w:r>
            <w:r>
              <w:rPr>
                <w:noProof/>
              </w:rPr>
              <w:tab/>
            </w:r>
            <w:r>
              <w:rPr>
                <w:noProof/>
              </w:rPr>
              <w:fldChar w:fldCharType="begin"/>
            </w:r>
            <w:r>
              <w:rPr>
                <w:noProof/>
              </w:rPr>
              <w:instrText xml:space="preserve"> PAGEREF _Toc222131134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0898A11" w14:textId="77777777" w:rsidR="006E3191" w:rsidRDefault="006E3191">
          <w:pPr>
            <w:pStyle w:val="Verzeichnis2"/>
            <w:tabs>
              <w:tab w:val="right" w:leader="dot" w:pos="9016"/>
            </w:tabs>
            <w:rPr>
              <w:ins w:id="4" w:author="Jürgen Bußmann" w:date="2026-02-16T10:45:00Z" w16du:dateUtc="2026-02-16T09:45:00Z"/>
              <w:noProof/>
            </w:rPr>
          </w:pPr>
          <w:ins w:id="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Ernährung &amp; Nährstoffe</w:t>
            </w:r>
            <w:r>
              <w:rPr>
                <w:noProof/>
              </w:rPr>
              <w:tab/>
            </w:r>
            <w:r>
              <w:rPr>
                <w:noProof/>
              </w:rPr>
              <w:fldChar w:fldCharType="begin"/>
            </w:r>
            <w:r>
              <w:rPr>
                <w:noProof/>
              </w:rPr>
              <w:instrText xml:space="preserve"> PAGEREF _Toc222131135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78277FB" w14:textId="77777777" w:rsidR="006E3191" w:rsidRDefault="006E3191">
          <w:pPr>
            <w:pStyle w:val="Verzeichnis2"/>
            <w:tabs>
              <w:tab w:val="right" w:leader="dot" w:pos="9016"/>
            </w:tabs>
            <w:rPr>
              <w:ins w:id="6" w:author="Jürgen Bußmann" w:date="2026-02-16T10:45:00Z" w16du:dateUtc="2026-02-16T09:45:00Z"/>
              <w:noProof/>
            </w:rPr>
          </w:pPr>
          <w:ins w:id="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Bewegung &amp; Aktivität</w:t>
            </w:r>
            <w:r>
              <w:rPr>
                <w:noProof/>
              </w:rPr>
              <w:tab/>
            </w:r>
            <w:r>
              <w:rPr>
                <w:noProof/>
              </w:rPr>
              <w:fldChar w:fldCharType="begin"/>
            </w:r>
            <w:r>
              <w:rPr>
                <w:noProof/>
              </w:rPr>
              <w:instrText xml:space="preserve"> PAGEREF _Toc222131136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341AECD" w14:textId="77777777" w:rsidR="006E3191" w:rsidRDefault="006E3191">
          <w:pPr>
            <w:pStyle w:val="Verzeichnis2"/>
            <w:tabs>
              <w:tab w:val="right" w:leader="dot" w:pos="9016"/>
            </w:tabs>
            <w:rPr>
              <w:ins w:id="8" w:author="Jürgen Bußmann" w:date="2026-02-16T10:45:00Z" w16du:dateUtc="2026-02-16T09:45:00Z"/>
              <w:noProof/>
            </w:rPr>
          </w:pPr>
          <w:ins w:id="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Mentale Gesundheit &amp; Bindung</w:t>
            </w:r>
            <w:r>
              <w:rPr>
                <w:noProof/>
              </w:rPr>
              <w:tab/>
            </w:r>
            <w:r>
              <w:rPr>
                <w:noProof/>
              </w:rPr>
              <w:fldChar w:fldCharType="begin"/>
            </w:r>
            <w:r>
              <w:rPr>
                <w:noProof/>
              </w:rPr>
              <w:instrText xml:space="preserve"> PAGEREF _Toc222131137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9DBC76A" w14:textId="77777777" w:rsidR="006E3191" w:rsidRDefault="006E3191">
          <w:pPr>
            <w:pStyle w:val="Verzeichnis2"/>
            <w:tabs>
              <w:tab w:val="right" w:leader="dot" w:pos="9016"/>
            </w:tabs>
            <w:rPr>
              <w:ins w:id="10" w:author="Jürgen Bußmann" w:date="2026-02-16T10:45:00Z" w16du:dateUtc="2026-02-16T09:45:00Z"/>
              <w:noProof/>
            </w:rPr>
          </w:pPr>
          <w:ins w:id="1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Vorsorge &amp; Entscheidungen</w:t>
            </w:r>
            <w:r>
              <w:rPr>
                <w:noProof/>
              </w:rPr>
              <w:tab/>
            </w:r>
            <w:r>
              <w:rPr>
                <w:noProof/>
              </w:rPr>
              <w:fldChar w:fldCharType="begin"/>
            </w:r>
            <w:r>
              <w:rPr>
                <w:noProof/>
              </w:rPr>
              <w:instrText xml:space="preserve"> PAGEREF _Toc222131138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F7DF84A" w14:textId="77777777" w:rsidR="006E3191" w:rsidRDefault="006E3191">
          <w:pPr>
            <w:pStyle w:val="Verzeichnis2"/>
            <w:tabs>
              <w:tab w:val="right" w:leader="dot" w:pos="9016"/>
            </w:tabs>
            <w:rPr>
              <w:ins w:id="12" w:author="Jürgen Bußmann" w:date="2026-02-16T10:45:00Z" w16du:dateUtc="2026-02-16T09:45:00Z"/>
              <w:noProof/>
            </w:rPr>
          </w:pPr>
          <w:ins w:id="1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"_Toc222131139"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Vorbereitung auf Geburt &amp; Stillzeit</w:t>
            </w:r>
            <w:r>
              <w:rPr>
                <w:noProof/>
              </w:rPr>
              <w:tab/>
            </w:r>
            <w:r>
              <w:rPr>
                <w:noProof/>
              </w:rPr>
              <w:fldChar w:fldCharType="begin"/>
            </w:r>
            <w:r>
              <w:rPr>
                <w:noProof/>
              </w:rPr>
              <w:instrText xml:space="preserve"> PAGEREF _Toc222131139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6EAAECFF" w14:textId="77777777" w:rsidR="006E3191" w:rsidRDefault="006E3191">
          <w:pPr>
            <w:pStyle w:val="Verzeichnis1"/>
            <w:tabs>
              <w:tab w:val="right" w:leader="dot" w:pos="9016"/>
            </w:tabs>
            <w:rPr>
              <w:ins w:id="14" w:author="Jürgen Bußmann" w:date="2026-02-16T10:45:00Z" w16du:dateUtc="2026-02-16T09:45:00Z"/>
              <w:noProof/>
            </w:rPr>
          </w:pPr>
          <w:ins w:id="1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Bei der Geburt</w:t>
            </w:r>
            <w:r>
              <w:rPr>
                <w:noProof/>
              </w:rPr>
              <w:tab/>
            </w:r>
            <w:r>
              <w:rPr>
                <w:noProof/>
              </w:rPr>
              <w:fldChar w:fldCharType="begin"/>
            </w:r>
            <w:r>
              <w:rPr>
                <w:noProof/>
              </w:rPr>
              <w:instrText xml:space="preserve"> PAGEREF _Toc222131140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E52E2BB" w14:textId="77777777" w:rsidR="006E3191" w:rsidRDefault="006E3191">
          <w:pPr>
            <w:pStyle w:val="Verzeichnis2"/>
            <w:tabs>
              <w:tab w:val="right" w:leader="dot" w:pos="9016"/>
            </w:tabs>
            <w:rPr>
              <w:ins w:id="16" w:author="Jürgen Bußmann" w:date="2026-02-16T10:45:00Z" w16du:dateUtc="2026-02-16T09:45:00Z"/>
              <w:noProof/>
            </w:rPr>
          </w:pPr>
          <w:ins w:id="1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Ruhe &amp; Geburtsverlauf</w:t>
            </w:r>
            <w:r>
              <w:rPr>
                <w:noProof/>
              </w:rPr>
              <w:tab/>
            </w:r>
            <w:r>
              <w:rPr>
                <w:noProof/>
              </w:rPr>
              <w:fldChar w:fldCharType="begin"/>
            </w:r>
            <w:r>
              <w:rPr>
                <w:noProof/>
              </w:rPr>
              <w:instrText xml:space="preserve"> PAGEREF _Toc222131141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CD0EF95" w14:textId="77777777" w:rsidR="006E3191" w:rsidRDefault="006E3191">
          <w:pPr>
            <w:pStyle w:val="Verzeichnis2"/>
            <w:tabs>
              <w:tab w:val="right" w:leader="dot" w:pos="9016"/>
            </w:tabs>
            <w:rPr>
              <w:ins w:id="18" w:author="Jürgen Bußmann" w:date="2026-02-16T10:45:00Z" w16du:dateUtc="2026-02-16T09:45:00Z"/>
              <w:noProof/>
            </w:rPr>
          </w:pPr>
          <w:ins w:id="1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Die Nabelschnur &amp; der erste Übergang</w:t>
            </w:r>
            <w:r>
              <w:rPr>
                <w:noProof/>
              </w:rPr>
              <w:tab/>
            </w:r>
            <w:r>
              <w:rPr>
                <w:noProof/>
              </w:rPr>
              <w:fldChar w:fldCharType="begin"/>
            </w:r>
            <w:r>
              <w:rPr>
                <w:noProof/>
              </w:rPr>
              <w:instrText xml:space="preserve"> PAGEREF _Toc222131142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6840431" w14:textId="77777777" w:rsidR="006E3191" w:rsidRDefault="006E3191">
          <w:pPr>
            <w:pStyle w:val="Verzeichnis2"/>
            <w:tabs>
              <w:tab w:val="right" w:leader="dot" w:pos="9016"/>
            </w:tabs>
            <w:rPr>
              <w:ins w:id="20" w:author="Jürgen Bußmann" w:date="2026-02-16T10:45:00Z" w16du:dateUtc="2026-02-16T09:45:00Z"/>
              <w:noProof/>
            </w:rPr>
          </w:pPr>
          <w:ins w:id="2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Die Nachgeburt verstehen</w:t>
            </w:r>
            <w:r>
              <w:rPr>
                <w:noProof/>
              </w:rPr>
              <w:tab/>
            </w:r>
            <w:r>
              <w:rPr>
                <w:noProof/>
              </w:rPr>
              <w:fldChar w:fldCharType="begin"/>
            </w:r>
            <w:r>
              <w:rPr>
                <w:noProof/>
              </w:rPr>
              <w:instrText xml:space="preserve"> PAGEREF _Toc222131143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1A19635" w14:textId="77777777" w:rsidR="006E3191" w:rsidRDefault="006E3191">
          <w:pPr>
            <w:pStyle w:val="Verzeichnis2"/>
            <w:tabs>
              <w:tab w:val="right" w:leader="dot" w:pos="9016"/>
            </w:tabs>
            <w:rPr>
              <w:ins w:id="22" w:author="Jürgen Bußmann" w:date="2026-02-16T10:45:00Z" w16du:dateUtc="2026-02-16T09:45:00Z"/>
              <w:noProof/>
            </w:rPr>
          </w:pPr>
          <w:ins w:id="2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Interventionen &amp; Entscheidungen</w:t>
            </w:r>
            <w:r>
              <w:rPr>
                <w:noProof/>
              </w:rPr>
              <w:tab/>
            </w:r>
            <w:r>
              <w:rPr>
                <w:noProof/>
              </w:rPr>
              <w:fldChar w:fldCharType="begin"/>
            </w:r>
            <w:r>
              <w:rPr>
                <w:noProof/>
              </w:rPr>
              <w:instrText xml:space="preserve"> PAGEREF _Toc222131144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F0C30E4" w14:textId="77777777" w:rsidR="006E3191" w:rsidRDefault="006E3191">
          <w:pPr>
            <w:pStyle w:val="Verzeichnis2"/>
            <w:tabs>
              <w:tab w:val="right" w:leader="dot" w:pos="9016"/>
            </w:tabs>
            <w:rPr>
              <w:ins w:id="24" w:author="Jürgen Bußmann" w:date="2026-02-16T10:45:00Z" w16du:dateUtc="2026-02-16T09:45:00Z"/>
              <w:noProof/>
            </w:rPr>
          </w:pPr>
          <w:ins w:id="2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Oxytocin, frühe Bindung &amp; Stillstart</w:t>
            </w:r>
            <w:r>
              <w:rPr>
                <w:noProof/>
              </w:rPr>
              <w:tab/>
            </w:r>
            <w:r>
              <w:rPr>
                <w:noProof/>
              </w:rPr>
              <w:fldChar w:fldCharType="begin"/>
            </w:r>
            <w:r>
              <w:rPr>
                <w:noProof/>
              </w:rPr>
              <w:instrText xml:space="preserve"> PAGEREF _Toc222131145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1BC792B" w14:textId="77777777" w:rsidR="006E3191" w:rsidRDefault="006E3191">
          <w:pPr>
            <w:pStyle w:val="Verzeichnis2"/>
            <w:tabs>
              <w:tab w:val="right" w:leader="dot" w:pos="9016"/>
            </w:tabs>
            <w:rPr>
              <w:ins w:id="26" w:author="Jürgen Bußmann" w:date="2026-02-16T10:45:00Z" w16du:dateUtc="2026-02-16T09:45:00Z"/>
              <w:noProof/>
            </w:rPr>
          </w:pPr>
          <w:ins w:id="2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Die erste Zeit nach der Geburt</w:t>
            </w:r>
            <w:r>
              <w:rPr>
                <w:noProof/>
              </w:rPr>
              <w:tab/>
            </w:r>
            <w:r>
              <w:rPr>
                <w:noProof/>
              </w:rPr>
              <w:fldChar w:fldCharType="begin"/>
            </w:r>
            <w:r>
              <w:rPr>
                <w:noProof/>
              </w:rPr>
              <w:instrText xml:space="preserve"> PAGEREF _Toc222131146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6811989" w14:textId="77777777" w:rsidR="006E3191" w:rsidRDefault="006E3191">
          <w:pPr>
            <w:pStyle w:val="Verzeichnis1"/>
            <w:tabs>
              <w:tab w:val="right" w:leader="dot" w:pos="9016"/>
            </w:tabs>
            <w:rPr>
              <w:ins w:id="28" w:author="Jürgen Bußmann" w:date="2026-02-16T10:45:00Z" w16du:dateUtc="2026-02-16T09:45:00Z"/>
              <w:noProof/>
            </w:rPr>
          </w:pPr>
          <w:ins w:id="2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Stillen</w:t>
            </w:r>
            <w:r>
              <w:rPr>
                <w:noProof/>
              </w:rPr>
              <w:tab/>
            </w:r>
            <w:r>
              <w:rPr>
                <w:noProof/>
              </w:rPr>
              <w:fldChar w:fldCharType="begin"/>
            </w:r>
            <w:r>
              <w:rPr>
                <w:noProof/>
              </w:rPr>
              <w:instrText xml:space="preserve"> PAGEREF _Toc222131147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1BD73BB" w14:textId="77777777" w:rsidR="006E3191" w:rsidRDefault="006E3191">
          <w:pPr>
            <w:pStyle w:val="Verzeichnis2"/>
            <w:tabs>
              <w:tab w:val="right" w:leader="dot" w:pos="9016"/>
            </w:tabs>
            <w:rPr>
              <w:ins w:id="30" w:author="Jürgen Bußmann" w:date="2026-02-16T10:45:00Z" w16du:dateUtc="2026-02-16T09:45:00Z"/>
              <w:noProof/>
            </w:rPr>
          </w:pPr>
          <w:ins w:id="3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Gutes Anlegen erkennen</w:t>
            </w:r>
            <w:r>
              <w:rPr>
                <w:noProof/>
              </w:rPr>
              <w:tab/>
            </w:r>
            <w:r>
              <w:rPr>
                <w:noProof/>
              </w:rPr>
              <w:fldChar w:fldCharType="begin"/>
            </w:r>
            <w:r>
              <w:rPr>
                <w:noProof/>
              </w:rPr>
              <w:instrText xml:space="preserve"> PAGEREF _Toc222131148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C0D7C4A" w14:textId="77777777" w:rsidR="006E3191" w:rsidRDefault="006E3191">
          <w:pPr>
            <w:pStyle w:val="Verzeichnis2"/>
            <w:tabs>
              <w:tab w:val="right" w:leader="dot" w:pos="9016"/>
            </w:tabs>
            <w:rPr>
              <w:ins w:id="32" w:author="Jürgen Bußmann" w:date="2026-02-16T10:45:00Z" w16du:dateUtc="2026-02-16T09:45:00Z"/>
              <w:noProof/>
            </w:rPr>
          </w:pPr>
          <w:ins w:id="3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"_Toc222131149"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Anlegen Schritt für Schritt</w:t>
            </w:r>
            <w:r>
              <w:rPr>
                <w:noProof/>
              </w:rPr>
              <w:tab/>
            </w:r>
            <w:r>
              <w:rPr>
                <w:noProof/>
              </w:rPr>
              <w:fldChar w:fldCharType="begin"/>
            </w:r>
            <w:r>
              <w:rPr>
                <w:noProof/>
              </w:rPr>
              <w:instrText xml:space="preserve"> PAGEREF _Toc222131149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C65F4EF" w14:textId="77777777" w:rsidR="006E3191" w:rsidRDefault="006E3191">
          <w:pPr>
            <w:pStyle w:val="Verzeichnis2"/>
            <w:tabs>
              <w:tab w:val="right" w:leader="dot" w:pos="9016"/>
            </w:tabs>
            <w:rPr>
              <w:ins w:id="34" w:author="Jürgen Bußmann" w:date="2026-02-16T10:45:00Z" w16du:dateUtc="2026-02-16T09:45:00Z"/>
              <w:noProof/>
            </w:rPr>
          </w:pPr>
          <w:ins w:id="3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Stillpositionen im Überblick</w:t>
            </w:r>
            <w:r>
              <w:rPr>
                <w:noProof/>
              </w:rPr>
              <w:tab/>
            </w:r>
            <w:r>
              <w:rPr>
                <w:noProof/>
              </w:rPr>
              <w:fldChar w:fldCharType="begin"/>
            </w:r>
            <w:r>
              <w:rPr>
                <w:noProof/>
              </w:rPr>
              <w:instrText xml:space="preserve"> PAGEREF _Toc222131150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E722455" w14:textId="77777777" w:rsidR="006E3191" w:rsidRDefault="006E3191">
          <w:pPr>
            <w:pStyle w:val="Verzeichnis2"/>
            <w:tabs>
              <w:tab w:val="right" w:leader="dot" w:pos="9016"/>
            </w:tabs>
            <w:rPr>
              <w:ins w:id="36" w:author="Jürgen Bußmann" w:date="2026-02-16T10:45:00Z" w16du:dateUtc="2026-02-16T09:45:00Z"/>
              <w:noProof/>
            </w:rPr>
          </w:pPr>
          <w:ins w:id="3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Schmerzen beim Stillen: häufige Ursachen</w:t>
            </w:r>
            <w:r>
              <w:rPr>
                <w:noProof/>
              </w:rPr>
              <w:tab/>
            </w:r>
            <w:r>
              <w:rPr>
                <w:noProof/>
              </w:rPr>
              <w:fldChar w:fldCharType="begin"/>
            </w:r>
            <w:r>
              <w:rPr>
                <w:noProof/>
              </w:rPr>
              <w:instrText xml:space="preserve"> PAGEREF _Toc222131151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BE88A80" w14:textId="77777777" w:rsidR="006E3191" w:rsidRDefault="006E3191">
          <w:pPr>
            <w:pStyle w:val="Verzeichnis2"/>
            <w:tabs>
              <w:tab w:val="right" w:leader="dot" w:pos="9016"/>
            </w:tabs>
            <w:rPr>
              <w:ins w:id="38" w:author="Jürgen Bußmann" w:date="2026-02-16T10:45:00Z" w16du:dateUtc="2026-02-16T09:45:00Z"/>
              <w:noProof/>
            </w:rPr>
          </w:pPr>
          <w:ins w:id="3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Unruhiges Baby beim Stillen</w:t>
            </w:r>
            <w:r>
              <w:rPr>
                <w:noProof/>
              </w:rPr>
              <w:tab/>
            </w:r>
            <w:r>
              <w:rPr>
                <w:noProof/>
              </w:rPr>
              <w:fldChar w:fldCharType="begin"/>
            </w:r>
            <w:r>
              <w:rPr>
                <w:noProof/>
              </w:rPr>
              <w:instrText xml:space="preserve"> PAGEREF _Toc222131152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3161E20" w14:textId="77777777" w:rsidR="006E3191" w:rsidRDefault="006E3191">
          <w:pPr>
            <w:pStyle w:val="Verzeichnis2"/>
            <w:tabs>
              <w:tab w:val="right" w:leader="dot" w:pos="9016"/>
            </w:tabs>
            <w:rPr>
              <w:ins w:id="40" w:author="Jürgen Bußmann" w:date="2026-02-16T10:45:00Z" w16du:dateUtc="2026-02-16T09:45:00Z"/>
              <w:noProof/>
            </w:rPr>
          </w:pPr>
          <w:ins w:id="4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Stillen nach Kaiserschnitt: Positionen</w:t>
            </w:r>
            <w:r>
              <w:rPr>
                <w:noProof/>
              </w:rPr>
              <w:tab/>
            </w:r>
            <w:r>
              <w:rPr>
                <w:noProof/>
              </w:rPr>
              <w:fldChar w:fldCharType="begin"/>
            </w:r>
            <w:r>
              <w:rPr>
                <w:noProof/>
              </w:rPr>
              <w:instrText xml:space="preserve"> PAGEREF _Toc222131153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728E925B" w14:textId="77777777" w:rsidR="006E3191" w:rsidRDefault="006E3191">
          <w:pPr>
            <w:pStyle w:val="Verzeichnis2"/>
            <w:tabs>
              <w:tab w:val="right" w:leader="dot" w:pos="9016"/>
            </w:tabs>
            <w:rPr>
              <w:ins w:id="42" w:author="Jürgen Bußmann" w:date="2026-02-16T10:45:00Z" w16du:dateUtc="2026-02-16T09:45:00Z"/>
              <w:noProof/>
            </w:rPr>
          </w:pPr>
          <w:ins w:id="4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Flache oder hohle Brustwarzen</w:t>
            </w:r>
            <w:r>
              <w:rPr>
                <w:noProof/>
              </w:rPr>
              <w:tab/>
            </w:r>
            <w:r>
              <w:rPr>
                <w:noProof/>
              </w:rPr>
              <w:fldChar w:fldCharType="begin"/>
            </w:r>
            <w:r>
              <w:rPr>
                <w:noProof/>
              </w:rPr>
              <w:instrText xml:space="preserve"> PAGEREF _Toc222131154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62919A01" w14:textId="77777777" w:rsidR="006E3191" w:rsidRDefault="006E3191">
          <w:pPr>
            <w:pStyle w:val="Verzeichnis2"/>
            <w:tabs>
              <w:tab w:val="right" w:leader="dot" w:pos="9016"/>
            </w:tabs>
            <w:rPr>
              <w:ins w:id="44" w:author="Jürgen Bußmann" w:date="2026-02-16T10:45:00Z" w16du:dateUtc="2026-02-16T09:45:00Z"/>
              <w:noProof/>
            </w:rPr>
          </w:pPr>
          <w:ins w:id="4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Schläfriges Neugeborenes</w:t>
            </w:r>
            <w:r>
              <w:rPr>
                <w:noProof/>
              </w:rPr>
              <w:tab/>
            </w:r>
            <w:r>
              <w:rPr>
                <w:noProof/>
              </w:rPr>
              <w:fldChar w:fldCharType="begin"/>
            </w:r>
            <w:r>
              <w:rPr>
                <w:noProof/>
              </w:rPr>
              <w:instrText xml:space="preserve"> PAGEREF _Toc222131155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6CDF667" w14:textId="77777777" w:rsidR="006E3191" w:rsidRDefault="006E3191">
          <w:pPr>
            <w:pStyle w:val="Verzeichnis2"/>
            <w:tabs>
              <w:tab w:val="right" w:leader="dot" w:pos="9016"/>
            </w:tabs>
            <w:rPr>
              <w:ins w:id="46" w:author="Jürgen Bußmann" w:date="2026-02-16T10:45:00Z" w16du:dateUtc="2026-02-16T09:45:00Z"/>
              <w:noProof/>
            </w:rPr>
          </w:pPr>
          <w:ins w:id="4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Muss ich beim Stillen anders essen?</w:t>
            </w:r>
            <w:r>
              <w:rPr>
                <w:noProof/>
              </w:rPr>
              <w:tab/>
            </w:r>
            <w:r>
              <w:rPr>
                <w:noProof/>
              </w:rPr>
              <w:fldChar w:fldCharType="begin"/>
            </w:r>
            <w:r>
              <w:rPr>
                <w:noProof/>
              </w:rPr>
              <w:instrText xml:space="preserve"> PAGEREF _Toc222131156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6727F52" w14:textId="77777777" w:rsidR="006E3191" w:rsidRDefault="006E3191">
          <w:pPr>
            <w:pStyle w:val="Verzeichnis2"/>
            <w:tabs>
              <w:tab w:val="right" w:leader="dot" w:pos="9016"/>
            </w:tabs>
            <w:rPr>
              <w:ins w:id="48" w:author="Jürgen Bußmann" w:date="2026-02-16T10:45:00Z" w16du:dateUtc="2026-02-16T09:45:00Z"/>
              <w:noProof/>
            </w:rPr>
          </w:pPr>
          <w:ins w:id="4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Trinken beim Stillen: wie viel ist genug?</w:t>
            </w:r>
            <w:r>
              <w:rPr>
                <w:noProof/>
              </w:rPr>
              <w:tab/>
            </w:r>
            <w:r>
              <w:rPr>
                <w:noProof/>
              </w:rPr>
              <w:fldChar w:fldCharType="begin"/>
            </w:r>
            <w:r>
              <w:rPr>
                <w:noProof/>
              </w:rPr>
              <w:instrText xml:space="preserve"> PAGEREF _Toc222131157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18B4595" w14:textId="77777777" w:rsidR="006E3191" w:rsidRDefault="006E3191">
          <w:pPr>
            <w:pStyle w:val="Verzeichnis2"/>
            <w:tabs>
              <w:tab w:val="right" w:leader="dot" w:pos="9016"/>
            </w:tabs>
            <w:rPr>
              <w:ins w:id="50" w:author="Jürgen Bußmann" w:date="2026-02-16T10:45:00Z" w16du:dateUtc="2026-02-16T09:45:00Z"/>
              <w:noProof/>
            </w:rPr>
          </w:pPr>
          <w:ins w:id="5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Heißhunger &amp; Energie: schnelle stillfreundliche Snacks</w:t>
            </w:r>
            <w:r>
              <w:rPr>
                <w:noProof/>
              </w:rPr>
              <w:tab/>
            </w:r>
            <w:r>
              <w:rPr>
                <w:noProof/>
              </w:rPr>
              <w:fldChar w:fldCharType="begin"/>
            </w:r>
            <w:r>
              <w:rPr>
                <w:noProof/>
              </w:rPr>
              <w:instrText xml:space="preserve"> PAGEREF _Toc222131158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6F921F9" w14:textId="77777777" w:rsidR="006E3191" w:rsidRDefault="006E3191">
          <w:pPr>
            <w:pStyle w:val="Verzeichnis2"/>
            <w:tabs>
              <w:tab w:val="right" w:leader="dot" w:pos="9016"/>
            </w:tabs>
            <w:rPr>
              <w:ins w:id="52" w:author="Jürgen Bußmann" w:date="2026-02-16T10:45:00Z" w16du:dateUtc="2026-02-16T09:45:00Z"/>
              <w:noProof/>
            </w:rPr>
          </w:pPr>
          <w:ins w:id="5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"_Toc222131159"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Koffein in der Stillzeit</w:t>
            </w:r>
            <w:r>
              <w:rPr>
                <w:noProof/>
              </w:rPr>
              <w:tab/>
            </w:r>
            <w:r>
              <w:rPr>
                <w:noProof/>
              </w:rPr>
              <w:fldChar w:fldCharType="begin"/>
            </w:r>
            <w:r>
              <w:rPr>
                <w:noProof/>
              </w:rPr>
              <w:instrText xml:space="preserve"> PAGEREF _Toc222131159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E9913D1" w14:textId="77777777" w:rsidR="006E3191" w:rsidRDefault="006E3191">
          <w:pPr>
            <w:pStyle w:val="Verzeichnis2"/>
            <w:tabs>
              <w:tab w:val="right" w:leader="dot" w:pos="9016"/>
            </w:tabs>
            <w:rPr>
              <w:ins w:id="54" w:author="Jürgen Bußmann" w:date="2026-02-16T10:45:00Z" w16du:dateUtc="2026-02-16T09:45:00Z"/>
              <w:noProof/>
            </w:rPr>
          </w:pPr>
          <w:ins w:id="5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Alkohol &amp; Stillen: realistische Orientierung</w:t>
            </w:r>
            <w:r>
              <w:rPr>
                <w:noProof/>
              </w:rPr>
              <w:tab/>
            </w:r>
            <w:r>
              <w:rPr>
                <w:noProof/>
              </w:rPr>
              <w:fldChar w:fldCharType="begin"/>
            </w:r>
            <w:r>
              <w:rPr>
                <w:noProof/>
              </w:rPr>
              <w:instrText xml:space="preserve"> PAGEREF _Toc222131160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19A01E9" w14:textId="77777777" w:rsidR="006E3191" w:rsidRDefault="006E3191">
          <w:pPr>
            <w:pStyle w:val="Verzeichnis2"/>
            <w:tabs>
              <w:tab w:val="right" w:leader="dot" w:pos="9016"/>
            </w:tabs>
            <w:rPr>
              <w:ins w:id="56" w:author="Jürgen Bußmann" w:date="2026-02-16T10:45:00Z" w16du:dateUtc="2026-02-16T09:45:00Z"/>
              <w:noProof/>
            </w:rPr>
          </w:pPr>
          <w:ins w:id="5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Wenn Babys Bauch zwickt: muss ich etwas weglassen?</w:t>
            </w:r>
            <w:r>
              <w:rPr>
                <w:noProof/>
              </w:rPr>
              <w:tab/>
            </w:r>
            <w:r>
              <w:rPr>
                <w:noProof/>
              </w:rPr>
              <w:fldChar w:fldCharType="begin"/>
            </w:r>
            <w:r>
              <w:rPr>
                <w:noProof/>
              </w:rPr>
              <w:instrText xml:space="preserve"> PAGEREF _Toc222131161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C47F7F9" w14:textId="77777777" w:rsidR="006E3191" w:rsidRDefault="006E3191">
          <w:pPr>
            <w:pStyle w:val="Verzeichnis2"/>
            <w:tabs>
              <w:tab w:val="right" w:leader="dot" w:pos="9016"/>
            </w:tabs>
            <w:rPr>
              <w:ins w:id="58" w:author="Jürgen Bußmann" w:date="2026-02-16T10:45:00Z" w16du:dateUtc="2026-02-16T09:45:00Z"/>
              <w:noProof/>
            </w:rPr>
          </w:pPr>
          <w:ins w:id="5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Vegetarisch/vegan stillen: wichtige Nährstoffe</w:t>
            </w:r>
            <w:r>
              <w:rPr>
                <w:noProof/>
              </w:rPr>
              <w:tab/>
            </w:r>
            <w:r>
              <w:rPr>
                <w:noProof/>
              </w:rPr>
              <w:fldChar w:fldCharType="begin"/>
            </w:r>
            <w:r>
              <w:rPr>
                <w:noProof/>
              </w:rPr>
              <w:instrText xml:space="preserve"> PAGEREF _Toc222131162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000EB5D" w14:textId="77777777" w:rsidR="006E3191" w:rsidRDefault="006E3191">
          <w:pPr>
            <w:pStyle w:val="Verzeichnis2"/>
            <w:tabs>
              <w:tab w:val="right" w:leader="dot" w:pos="9016"/>
            </w:tabs>
            <w:rPr>
              <w:ins w:id="60" w:author="Jürgen Bußmann" w:date="2026-02-16T10:45:00Z" w16du:dateUtc="2026-02-16T09:45:00Z"/>
              <w:noProof/>
            </w:rPr>
          </w:pPr>
          <w:ins w:id="6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Nahrungsergänzung in der Stillzeit: was ist sinnvoll?</w:t>
            </w:r>
            <w:r>
              <w:rPr>
                <w:noProof/>
              </w:rPr>
              <w:tab/>
            </w:r>
            <w:r>
              <w:rPr>
                <w:noProof/>
              </w:rPr>
              <w:fldChar w:fldCharType="begin"/>
            </w:r>
            <w:r>
              <w:rPr>
                <w:noProof/>
              </w:rPr>
              <w:instrText xml:space="preserve"> PAGEREF _Toc222131163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E523BCE" w14:textId="77777777" w:rsidR="006E3191" w:rsidRDefault="006E3191">
          <w:pPr>
            <w:pStyle w:val="Verzeichnis2"/>
            <w:tabs>
              <w:tab w:val="right" w:leader="dot" w:pos="9016"/>
            </w:tabs>
            <w:rPr>
              <w:ins w:id="62" w:author="Jürgen Bußmann" w:date="2026-02-16T10:45:00Z" w16du:dateUtc="2026-02-16T09:45:00Z"/>
              <w:noProof/>
            </w:rPr>
          </w:pPr>
          <w:ins w:id="6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Wunde Brustwarzen: erste Hilfe</w:t>
            </w:r>
            <w:r>
              <w:rPr>
                <w:noProof/>
              </w:rPr>
              <w:tab/>
            </w:r>
            <w:r>
              <w:rPr>
                <w:noProof/>
              </w:rPr>
              <w:fldChar w:fldCharType="begin"/>
            </w:r>
            <w:r>
              <w:rPr>
                <w:noProof/>
              </w:rPr>
              <w:instrText xml:space="preserve"> PAGEREF _Toc222131164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3CD32B1" w14:textId="77777777" w:rsidR="006E3191" w:rsidRDefault="006E3191">
          <w:pPr>
            <w:pStyle w:val="Verzeichnis2"/>
            <w:tabs>
              <w:tab w:val="right" w:leader="dot" w:pos="9016"/>
            </w:tabs>
            <w:rPr>
              <w:ins w:id="64" w:author="Jürgen Bußmann" w:date="2026-02-16T10:45:00Z" w16du:dateUtc="2026-02-16T09:45:00Z"/>
              <w:noProof/>
            </w:rPr>
          </w:pPr>
          <w:ins w:id="6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Milchstau erkennen und entlasten</w:t>
            </w:r>
            <w:r>
              <w:rPr>
                <w:noProof/>
              </w:rPr>
              <w:tab/>
            </w:r>
            <w:r>
              <w:rPr>
                <w:noProof/>
              </w:rPr>
              <w:fldChar w:fldCharType="begin"/>
            </w:r>
            <w:r>
              <w:rPr>
                <w:noProof/>
              </w:rPr>
              <w:instrText xml:space="preserve"> PAGEREF _Toc222131165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21E7683" w14:textId="77777777" w:rsidR="006E3191" w:rsidRDefault="006E3191">
          <w:pPr>
            <w:pStyle w:val="Verzeichnis2"/>
            <w:tabs>
              <w:tab w:val="right" w:leader="dot" w:pos="9016"/>
            </w:tabs>
            <w:rPr>
              <w:ins w:id="66" w:author="Jürgen Bußmann" w:date="2026-02-16T10:45:00Z" w16du:dateUtc="2026-02-16T09:45:00Z"/>
              <w:noProof/>
            </w:rPr>
          </w:pPr>
          <w:ins w:id="6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Mastitis-Verdacht: wann ärztliche Hilfe?</w:t>
            </w:r>
            <w:r>
              <w:rPr>
                <w:noProof/>
              </w:rPr>
              <w:tab/>
            </w:r>
            <w:r>
              <w:rPr>
                <w:noProof/>
              </w:rPr>
              <w:fldChar w:fldCharType="begin"/>
            </w:r>
            <w:r>
              <w:rPr>
                <w:noProof/>
              </w:rPr>
              <w:instrText xml:space="preserve"> PAGEREF _Toc222131166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5B53AA2" w14:textId="77777777" w:rsidR="006E3191" w:rsidRDefault="006E3191">
          <w:pPr>
            <w:pStyle w:val="Verzeichnis2"/>
            <w:tabs>
              <w:tab w:val="right" w:leader="dot" w:pos="9016"/>
            </w:tabs>
            <w:rPr>
              <w:ins w:id="68" w:author="Jürgen Bußmann" w:date="2026-02-16T10:45:00Z" w16du:dateUtc="2026-02-16T09:45:00Z"/>
              <w:noProof/>
            </w:rPr>
          </w:pPr>
          <w:ins w:id="6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Zu viel Milch / starker Milchspendereflex</w:t>
            </w:r>
            <w:r>
              <w:rPr>
                <w:noProof/>
              </w:rPr>
              <w:tab/>
            </w:r>
            <w:r>
              <w:rPr>
                <w:noProof/>
              </w:rPr>
              <w:fldChar w:fldCharType="begin"/>
            </w:r>
            <w:r>
              <w:rPr>
                <w:noProof/>
              </w:rPr>
              <w:instrText xml:space="preserve"> PAGEREF _Toc222131167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49737CA" w14:textId="77777777" w:rsidR="006E3191" w:rsidRDefault="006E3191">
          <w:pPr>
            <w:pStyle w:val="Verzeichnis2"/>
            <w:tabs>
              <w:tab w:val="right" w:leader="dot" w:pos="9016"/>
            </w:tabs>
            <w:rPr>
              <w:ins w:id="70" w:author="Jürgen Bußmann" w:date="2026-02-16T10:45:00Z" w16du:dateUtc="2026-02-16T09:45:00Z"/>
              <w:noProof/>
            </w:rPr>
          </w:pPr>
          <w:ins w:id="71" w:author="Jürgen Bußmann" w:date="2026-02-16T10:45:00Z" w16du:dateUtc="2026-02-16T09:45:00Z">
            <w:r w:rsidRPr="002F63EF">
              <w:rPr>
                <w:rStyle w:val="Hyperlink"/>
                <w:noProof/>
              </w:rPr>
              <w:lastRenderedPageBreak/>
              <w:fldChar w:fldCharType="begin"/>
            </w:r>
            <w:r w:rsidRPr="002F63EF">
              <w:rPr>
                <w:rStyle w:val="Hyperlink"/>
                <w:noProof/>
              </w:rPr>
              <w:instrText xml:space="preserve"> </w:instrText>
            </w:r>
            <w:r>
              <w:rPr>
                <w:noProof/>
              </w:rPr>
              <w:instrText>HYPERLINK \l "_Toc222131168"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Zu wenig Milch? Was wirklich zählt</w:t>
            </w:r>
            <w:r>
              <w:rPr>
                <w:noProof/>
              </w:rPr>
              <w:tab/>
            </w:r>
            <w:r>
              <w:rPr>
                <w:noProof/>
              </w:rPr>
              <w:fldChar w:fldCharType="begin"/>
            </w:r>
            <w:r>
              <w:rPr>
                <w:noProof/>
              </w:rPr>
              <w:instrText xml:space="preserve"> PAGEREF _Toc222131168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843F92D" w14:textId="77777777" w:rsidR="006E3191" w:rsidRDefault="006E3191">
          <w:pPr>
            <w:pStyle w:val="Verzeichnis2"/>
            <w:tabs>
              <w:tab w:val="right" w:leader="dot" w:pos="9016"/>
            </w:tabs>
            <w:rPr>
              <w:ins w:id="72" w:author="Jürgen Bußmann" w:date="2026-02-16T10:45:00Z" w16du:dateUtc="2026-02-16T09:45:00Z"/>
              <w:noProof/>
            </w:rPr>
          </w:pPr>
          <w:ins w:id="7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"_Toc222131169"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Clusterfeeding: normal oder Grund zur Sorge?</w:t>
            </w:r>
            <w:r>
              <w:rPr>
                <w:noProof/>
              </w:rPr>
              <w:tab/>
            </w:r>
            <w:r>
              <w:rPr>
                <w:noProof/>
              </w:rPr>
              <w:fldChar w:fldCharType="begin"/>
            </w:r>
            <w:r>
              <w:rPr>
                <w:noProof/>
              </w:rPr>
              <w:instrText xml:space="preserve"> PAGEREF _Toc222131169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2BB2769" w14:textId="77777777" w:rsidR="006E3191" w:rsidRDefault="006E3191">
          <w:pPr>
            <w:pStyle w:val="Verzeichnis2"/>
            <w:tabs>
              <w:tab w:val="right" w:leader="dot" w:pos="9016"/>
            </w:tabs>
            <w:rPr>
              <w:ins w:id="74" w:author="Jürgen Bußmann" w:date="2026-02-16T10:45:00Z" w16du:dateUtc="2026-02-16T09:45:00Z"/>
              <w:noProof/>
            </w:rPr>
          </w:pPr>
          <w:ins w:id="7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Baby will „immer“ an die Brust</w:t>
            </w:r>
            <w:r>
              <w:rPr>
                <w:noProof/>
              </w:rPr>
              <w:tab/>
            </w:r>
            <w:r>
              <w:rPr>
                <w:noProof/>
              </w:rPr>
              <w:fldChar w:fldCharType="begin"/>
            </w:r>
            <w:r>
              <w:rPr>
                <w:noProof/>
              </w:rPr>
              <w:instrText xml:space="preserve"> PAGEREF _Toc222131170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0E3CED9" w14:textId="77777777" w:rsidR="006E3191" w:rsidRDefault="006E3191">
          <w:pPr>
            <w:pStyle w:val="Verzeichnis2"/>
            <w:tabs>
              <w:tab w:val="right" w:leader="dot" w:pos="9016"/>
            </w:tabs>
            <w:rPr>
              <w:ins w:id="76" w:author="Jürgen Bußmann" w:date="2026-02-16T10:45:00Z" w16du:dateUtc="2026-02-16T09:45:00Z"/>
              <w:noProof/>
            </w:rPr>
          </w:pPr>
          <w:ins w:id="7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Baby beißt in die Brust</w:t>
            </w:r>
            <w:r>
              <w:rPr>
                <w:noProof/>
              </w:rPr>
              <w:tab/>
            </w:r>
            <w:r>
              <w:rPr>
                <w:noProof/>
              </w:rPr>
              <w:fldChar w:fldCharType="begin"/>
            </w:r>
            <w:r>
              <w:rPr>
                <w:noProof/>
              </w:rPr>
              <w:instrText xml:space="preserve"> PAGEREF _Toc222131171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E831D4B" w14:textId="77777777" w:rsidR="006E3191" w:rsidRDefault="006E3191">
          <w:pPr>
            <w:pStyle w:val="Verzeichnis2"/>
            <w:tabs>
              <w:tab w:val="right" w:leader="dot" w:pos="9016"/>
            </w:tabs>
            <w:rPr>
              <w:ins w:id="78" w:author="Jürgen Bußmann" w:date="2026-02-16T10:45:00Z" w16du:dateUtc="2026-02-16T09:45:00Z"/>
              <w:noProof/>
            </w:rPr>
          </w:pPr>
          <w:ins w:id="7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Soor (Pilzinfektion) an Brustwarze oder im Mund</w:t>
            </w:r>
            <w:r>
              <w:rPr>
                <w:noProof/>
              </w:rPr>
              <w:tab/>
            </w:r>
            <w:r>
              <w:rPr>
                <w:noProof/>
              </w:rPr>
              <w:fldChar w:fldCharType="begin"/>
            </w:r>
            <w:r>
              <w:rPr>
                <w:noProof/>
              </w:rPr>
              <w:instrText xml:space="preserve"> PAGEREF _Toc222131172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6707A481" w14:textId="77777777" w:rsidR="006E3191" w:rsidRDefault="006E3191">
          <w:pPr>
            <w:pStyle w:val="Verzeichnis2"/>
            <w:tabs>
              <w:tab w:val="right" w:leader="dot" w:pos="9016"/>
            </w:tabs>
            <w:rPr>
              <w:ins w:id="80" w:author="Jürgen Bußmann" w:date="2026-02-16T10:45:00Z" w16du:dateUtc="2026-02-16T09:45:00Z"/>
              <w:noProof/>
            </w:rPr>
          </w:pPr>
          <w:ins w:id="8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Stillstreik: wenn das Baby die Brust verweigert</w:t>
            </w:r>
            <w:r>
              <w:rPr>
                <w:noProof/>
              </w:rPr>
              <w:tab/>
            </w:r>
            <w:r>
              <w:rPr>
                <w:noProof/>
              </w:rPr>
              <w:fldChar w:fldCharType="begin"/>
            </w:r>
            <w:r>
              <w:rPr>
                <w:noProof/>
              </w:rPr>
              <w:instrText xml:space="preserve"> PAGEREF _Toc222131173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B3ED609" w14:textId="77777777" w:rsidR="006E3191" w:rsidRDefault="006E3191">
          <w:pPr>
            <w:pStyle w:val="Verzeichnis2"/>
            <w:tabs>
              <w:tab w:val="right" w:leader="dot" w:pos="9016"/>
            </w:tabs>
            <w:rPr>
              <w:ins w:id="82" w:author="Jürgen Bußmann" w:date="2026-02-16T10:45:00Z" w16du:dateUtc="2026-02-16T09:45:00Z"/>
              <w:noProof/>
            </w:rPr>
          </w:pPr>
          <w:ins w:id="8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Saugverwirrung: sanfter Weg zurück zur Brust</w:t>
            </w:r>
            <w:r>
              <w:rPr>
                <w:noProof/>
              </w:rPr>
              <w:tab/>
            </w:r>
            <w:r>
              <w:rPr>
                <w:noProof/>
              </w:rPr>
              <w:fldChar w:fldCharType="begin"/>
            </w:r>
            <w:r>
              <w:rPr>
                <w:noProof/>
              </w:rPr>
              <w:instrText xml:space="preserve"> PAGEREF _Toc222131174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4A5E3B3" w14:textId="77777777" w:rsidR="006E3191" w:rsidRDefault="006E3191">
          <w:pPr>
            <w:pStyle w:val="Verzeichnis2"/>
            <w:tabs>
              <w:tab w:val="right" w:leader="dot" w:pos="9016"/>
            </w:tabs>
            <w:rPr>
              <w:ins w:id="84" w:author="Jürgen Bußmann" w:date="2026-02-16T10:45:00Z" w16du:dateUtc="2026-02-16T09:45:00Z"/>
              <w:noProof/>
            </w:rPr>
          </w:pPr>
          <w:ins w:id="8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In der Schwangerschaft vorbereiten</w:t>
            </w:r>
            <w:r>
              <w:rPr>
                <w:noProof/>
              </w:rPr>
              <w:tab/>
            </w:r>
            <w:r>
              <w:rPr>
                <w:noProof/>
              </w:rPr>
              <w:fldChar w:fldCharType="begin"/>
            </w:r>
            <w:r>
              <w:rPr>
                <w:noProof/>
              </w:rPr>
              <w:instrText xml:space="preserve"> PAGEREF _Toc222131175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B1D07FF" w14:textId="77777777" w:rsidR="006E3191" w:rsidRDefault="006E3191">
          <w:pPr>
            <w:pStyle w:val="Verzeichnis2"/>
            <w:tabs>
              <w:tab w:val="right" w:leader="dot" w:pos="9016"/>
            </w:tabs>
            <w:rPr>
              <w:ins w:id="86" w:author="Jürgen Bußmann" w:date="2026-02-16T10:45:00Z" w16du:dateUtc="2026-02-16T09:45:00Z"/>
              <w:noProof/>
            </w:rPr>
          </w:pPr>
          <w:ins w:id="8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Die ersten Stunden nach der Geburt</w:t>
            </w:r>
            <w:r>
              <w:rPr>
                <w:noProof/>
              </w:rPr>
              <w:tab/>
            </w:r>
            <w:r>
              <w:rPr>
                <w:noProof/>
              </w:rPr>
              <w:fldChar w:fldCharType="begin"/>
            </w:r>
            <w:r>
              <w:rPr>
                <w:noProof/>
              </w:rPr>
              <w:instrText xml:space="preserve"> PAGEREF _Toc222131176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73C87D6D" w14:textId="77777777" w:rsidR="006E3191" w:rsidRDefault="006E3191">
          <w:pPr>
            <w:pStyle w:val="Verzeichnis2"/>
            <w:tabs>
              <w:tab w:val="right" w:leader="dot" w:pos="9016"/>
            </w:tabs>
            <w:rPr>
              <w:ins w:id="88" w:author="Jürgen Bußmann" w:date="2026-02-16T10:45:00Z" w16du:dateUtc="2026-02-16T09:45:00Z"/>
              <w:noProof/>
            </w:rPr>
          </w:pPr>
          <w:ins w:id="8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Die ersten Tage: häufige Fragen</w:t>
            </w:r>
            <w:r>
              <w:rPr>
                <w:noProof/>
              </w:rPr>
              <w:tab/>
            </w:r>
            <w:r>
              <w:rPr>
                <w:noProof/>
              </w:rPr>
              <w:fldChar w:fldCharType="begin"/>
            </w:r>
            <w:r>
              <w:rPr>
                <w:noProof/>
              </w:rPr>
              <w:instrText xml:space="preserve"> PAGEREF _Toc222131177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6D80BCD9" w14:textId="77777777" w:rsidR="006E3191" w:rsidRDefault="006E3191">
          <w:pPr>
            <w:pStyle w:val="Verzeichnis2"/>
            <w:tabs>
              <w:tab w:val="right" w:leader="dot" w:pos="9016"/>
            </w:tabs>
            <w:rPr>
              <w:ins w:id="90" w:author="Jürgen Bußmann" w:date="2026-02-16T10:45:00Z" w16du:dateUtc="2026-02-16T09:45:00Z"/>
              <w:noProof/>
            </w:rPr>
          </w:pPr>
          <w:ins w:id="9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Der erste Stillstart: Hautkontakt &amp; erstes Anlegen</w:t>
            </w:r>
            <w:r>
              <w:rPr>
                <w:noProof/>
              </w:rPr>
              <w:tab/>
            </w:r>
            <w:r>
              <w:rPr>
                <w:noProof/>
              </w:rPr>
              <w:fldChar w:fldCharType="begin"/>
            </w:r>
            <w:r>
              <w:rPr>
                <w:noProof/>
              </w:rPr>
              <w:instrText xml:space="preserve"> PAGEREF _Toc222131178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7ED9D394" w14:textId="77777777" w:rsidR="006E3191" w:rsidRDefault="006E3191">
          <w:pPr>
            <w:pStyle w:val="Verzeichnis2"/>
            <w:tabs>
              <w:tab w:val="right" w:leader="dot" w:pos="9016"/>
            </w:tabs>
            <w:rPr>
              <w:ins w:id="92" w:author="Jürgen Bußmann" w:date="2026-02-16T10:45:00Z" w16du:dateUtc="2026-02-16T09:45:00Z"/>
              <w:noProof/>
            </w:rPr>
          </w:pPr>
          <w:ins w:id="9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"_Toc222131179"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Kolostrum: warum es so wertvoll ist</w:t>
            </w:r>
            <w:r>
              <w:rPr>
                <w:noProof/>
              </w:rPr>
              <w:tab/>
            </w:r>
            <w:r>
              <w:rPr>
                <w:noProof/>
              </w:rPr>
              <w:fldChar w:fldCharType="begin"/>
            </w:r>
            <w:r>
              <w:rPr>
                <w:noProof/>
              </w:rPr>
              <w:instrText xml:space="preserve"> PAGEREF _Toc222131179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596D3A0" w14:textId="77777777" w:rsidR="006E3191" w:rsidRDefault="006E3191">
          <w:pPr>
            <w:pStyle w:val="Verzeichnis2"/>
            <w:tabs>
              <w:tab w:val="right" w:leader="dot" w:pos="9016"/>
            </w:tabs>
            <w:rPr>
              <w:ins w:id="94" w:author="Jürgen Bußmann" w:date="2026-02-16T10:45:00Z" w16du:dateUtc="2026-02-16T09:45:00Z"/>
              <w:noProof/>
            </w:rPr>
          </w:pPr>
          <w:ins w:id="9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Milcheinschuss</w:t>
            </w:r>
            <w:r>
              <w:rPr>
                <w:noProof/>
              </w:rPr>
              <w:tab/>
            </w:r>
            <w:r>
              <w:rPr>
                <w:noProof/>
              </w:rPr>
              <w:fldChar w:fldCharType="begin"/>
            </w:r>
            <w:r>
              <w:rPr>
                <w:noProof/>
              </w:rPr>
              <w:instrText xml:space="preserve"> PAGEREF _Toc222131180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0641422C" w14:textId="77777777" w:rsidR="006E3191" w:rsidRDefault="006E3191">
          <w:pPr>
            <w:pStyle w:val="Verzeichnis2"/>
            <w:tabs>
              <w:tab w:val="right" w:leader="dot" w:pos="9016"/>
            </w:tabs>
            <w:rPr>
              <w:ins w:id="96" w:author="Jürgen Bußmann" w:date="2026-02-16T10:45:00Z" w16du:dateUtc="2026-02-16T09:45:00Z"/>
              <w:noProof/>
            </w:rPr>
          </w:pPr>
          <w:ins w:id="9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Wenn die Milch „später kommt“: normaler Verlauf</w:t>
            </w:r>
            <w:r>
              <w:rPr>
                <w:noProof/>
              </w:rPr>
              <w:tab/>
            </w:r>
            <w:r>
              <w:rPr>
                <w:noProof/>
              </w:rPr>
              <w:fldChar w:fldCharType="begin"/>
            </w:r>
            <w:r>
              <w:rPr>
                <w:noProof/>
              </w:rPr>
              <w:instrText xml:space="preserve"> PAGEREF _Toc222131181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094496F" w14:textId="77777777" w:rsidR="006E3191" w:rsidRDefault="006E3191">
          <w:pPr>
            <w:pStyle w:val="Verzeichnis2"/>
            <w:tabs>
              <w:tab w:val="right" w:leader="dot" w:pos="9016"/>
            </w:tabs>
            <w:rPr>
              <w:ins w:id="98" w:author="Jürgen Bußmann" w:date="2026-02-16T10:45:00Z" w16du:dateUtc="2026-02-16T09:45:00Z"/>
              <w:noProof/>
            </w:rPr>
          </w:pPr>
          <w:ins w:id="9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Wie oft soll ich stillen?</w:t>
            </w:r>
            <w:r>
              <w:rPr>
                <w:noProof/>
              </w:rPr>
              <w:tab/>
            </w:r>
            <w:r>
              <w:rPr>
                <w:noProof/>
              </w:rPr>
              <w:fldChar w:fldCharType="begin"/>
            </w:r>
            <w:r>
              <w:rPr>
                <w:noProof/>
              </w:rPr>
              <w:instrText xml:space="preserve"> PAGEREF _Toc222131182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3D1EAB0" w14:textId="77777777" w:rsidR="006E3191" w:rsidRDefault="006E3191">
          <w:pPr>
            <w:pStyle w:val="Verzeichnis2"/>
            <w:tabs>
              <w:tab w:val="right" w:leader="dot" w:pos="9016"/>
            </w:tabs>
            <w:rPr>
              <w:ins w:id="100" w:author="Jürgen Bußmann" w:date="2026-02-16T10:45:00Z" w16du:dateUtc="2026-02-16T09:45:00Z"/>
              <w:noProof/>
            </w:rPr>
          </w:pPr>
          <w:ins w:id="10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Nacht 2: warum Babys plötzlich so unruhig sind</w:t>
            </w:r>
            <w:r>
              <w:rPr>
                <w:noProof/>
              </w:rPr>
              <w:tab/>
            </w:r>
            <w:r>
              <w:rPr>
                <w:noProof/>
              </w:rPr>
              <w:fldChar w:fldCharType="begin"/>
            </w:r>
            <w:r>
              <w:rPr>
                <w:noProof/>
              </w:rPr>
              <w:instrText xml:space="preserve"> PAGEREF _Toc222131183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72520BA" w14:textId="77777777" w:rsidR="006E3191" w:rsidRDefault="006E3191">
          <w:pPr>
            <w:pStyle w:val="Verzeichnis2"/>
            <w:tabs>
              <w:tab w:val="right" w:leader="dot" w:pos="9016"/>
            </w:tabs>
            <w:rPr>
              <w:ins w:id="102" w:author="Jürgen Bußmann" w:date="2026-02-16T10:45:00Z" w16du:dateUtc="2026-02-16T09:45:00Z"/>
              <w:noProof/>
            </w:rPr>
          </w:pPr>
          <w:ins w:id="10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Wachstumsschübe &amp; häufigeres Stillen</w:t>
            </w:r>
            <w:r>
              <w:rPr>
                <w:noProof/>
              </w:rPr>
              <w:tab/>
            </w:r>
            <w:r>
              <w:rPr>
                <w:noProof/>
              </w:rPr>
              <w:fldChar w:fldCharType="begin"/>
            </w:r>
            <w:r>
              <w:rPr>
                <w:noProof/>
              </w:rPr>
              <w:instrText xml:space="preserve"> PAGEREF _Toc222131184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766561A6" w14:textId="77777777" w:rsidR="006E3191" w:rsidRDefault="006E3191">
          <w:pPr>
            <w:pStyle w:val="Verzeichnis2"/>
            <w:tabs>
              <w:tab w:val="right" w:leader="dot" w:pos="9016"/>
            </w:tabs>
            <w:rPr>
              <w:ins w:id="104" w:author="Jürgen Bußmann" w:date="2026-02-16T10:45:00Z" w16du:dateUtc="2026-02-16T09:45:00Z"/>
              <w:noProof/>
            </w:rPr>
          </w:pPr>
          <w:ins w:id="10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Stillen nach schwieriger Geburt</w:t>
            </w:r>
            <w:r>
              <w:rPr>
                <w:noProof/>
              </w:rPr>
              <w:tab/>
            </w:r>
            <w:r>
              <w:rPr>
                <w:noProof/>
              </w:rPr>
              <w:fldChar w:fldCharType="begin"/>
            </w:r>
            <w:r>
              <w:rPr>
                <w:noProof/>
              </w:rPr>
              <w:instrText xml:space="preserve"> PAGEREF _Toc222131185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A601498" w14:textId="77777777" w:rsidR="006E3191" w:rsidRDefault="006E3191">
          <w:pPr>
            <w:pStyle w:val="Verzeichnis2"/>
            <w:tabs>
              <w:tab w:val="right" w:leader="dot" w:pos="9016"/>
            </w:tabs>
            <w:rPr>
              <w:ins w:id="106" w:author="Jürgen Bußmann" w:date="2026-02-16T10:45:00Z" w16du:dateUtc="2026-02-16T09:45:00Z"/>
              <w:noProof/>
            </w:rPr>
          </w:pPr>
          <w:ins w:id="10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Windeln &amp; Gewicht: grobe Orientierung (ohne Zahlenfetisch)</w:t>
            </w:r>
            <w:r>
              <w:rPr>
                <w:noProof/>
              </w:rPr>
              <w:tab/>
            </w:r>
            <w:r>
              <w:rPr>
                <w:noProof/>
              </w:rPr>
              <w:fldChar w:fldCharType="begin"/>
            </w:r>
            <w:r>
              <w:rPr>
                <w:noProof/>
              </w:rPr>
              <w:instrText xml:space="preserve"> PAGEREF _Toc222131186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302C54A" w14:textId="77777777" w:rsidR="006E3191" w:rsidRDefault="006E3191">
          <w:pPr>
            <w:pStyle w:val="Verzeichnis2"/>
            <w:tabs>
              <w:tab w:val="right" w:leader="dot" w:pos="9016"/>
            </w:tabs>
            <w:rPr>
              <w:ins w:id="108" w:author="Jürgen Bußmann" w:date="2026-02-16T10:45:00Z" w16du:dateUtc="2026-02-16T09:45:00Z"/>
              <w:noProof/>
            </w:rPr>
          </w:pPr>
          <w:ins w:id="10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Unterstützung im Alltag: was Partner/Familie tun können</w:t>
            </w:r>
            <w:r>
              <w:rPr>
                <w:noProof/>
              </w:rPr>
              <w:tab/>
            </w:r>
            <w:r>
              <w:rPr>
                <w:noProof/>
              </w:rPr>
              <w:fldChar w:fldCharType="begin"/>
            </w:r>
            <w:r>
              <w:rPr>
                <w:noProof/>
              </w:rPr>
              <w:instrText xml:space="preserve"> PAGEREF _Toc222131187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5C5778F4" w14:textId="77777777" w:rsidR="006E3191" w:rsidRDefault="006E3191">
          <w:pPr>
            <w:pStyle w:val="Verzeichnis2"/>
            <w:tabs>
              <w:tab w:val="right" w:leader="dot" w:pos="9016"/>
            </w:tabs>
            <w:rPr>
              <w:ins w:id="110" w:author="Jürgen Bußmann" w:date="2026-02-16T10:45:00Z" w16du:dateUtc="2026-02-16T09:45:00Z"/>
              <w:noProof/>
            </w:rPr>
          </w:pPr>
          <w:ins w:id="11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Milchbildung verstehen: Angebot &amp; Nachfrage</w:t>
            </w:r>
            <w:r>
              <w:rPr>
                <w:noProof/>
              </w:rPr>
              <w:tab/>
            </w:r>
            <w:r>
              <w:rPr>
                <w:noProof/>
              </w:rPr>
              <w:fldChar w:fldCharType="begin"/>
            </w:r>
            <w:r>
              <w:rPr>
                <w:noProof/>
              </w:rPr>
              <w:instrText xml:space="preserve"> PAGEREF _Toc222131188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2C81703" w14:textId="77777777" w:rsidR="006E3191" w:rsidRDefault="006E3191">
          <w:pPr>
            <w:pStyle w:val="Verzeichnis2"/>
            <w:tabs>
              <w:tab w:val="right" w:leader="dot" w:pos="9016"/>
            </w:tabs>
            <w:rPr>
              <w:ins w:id="112" w:author="Jürgen Bußmann" w:date="2026-02-16T10:45:00Z" w16du:dateUtc="2026-02-16T09:45:00Z"/>
              <w:noProof/>
            </w:rPr>
          </w:pPr>
          <w:ins w:id="11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"_Toc222131189"</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Mehr Milch: häufiges Anlegen &amp; Brustkompression</w:t>
            </w:r>
            <w:r>
              <w:rPr>
                <w:noProof/>
              </w:rPr>
              <w:tab/>
            </w:r>
            <w:r>
              <w:rPr>
                <w:noProof/>
              </w:rPr>
              <w:fldChar w:fldCharType="begin"/>
            </w:r>
            <w:r>
              <w:rPr>
                <w:noProof/>
              </w:rPr>
              <w:instrText xml:space="preserve"> PAGEREF _Toc222131189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712796EB" w14:textId="77777777" w:rsidR="006E3191" w:rsidRDefault="006E3191">
          <w:pPr>
            <w:pStyle w:val="Verzeichnis2"/>
            <w:tabs>
              <w:tab w:val="right" w:leader="dot" w:pos="9016"/>
            </w:tabs>
            <w:rPr>
              <w:ins w:id="114" w:author="Jürgen Bußmann" w:date="2026-02-16T10:45:00Z" w16du:dateUtc="2026-02-16T09:45:00Z"/>
              <w:noProof/>
            </w:rPr>
          </w:pPr>
          <w:ins w:id="11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"_Toc222131190"</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Abpumpen: wann und wie?</w:t>
            </w:r>
            <w:r>
              <w:rPr>
                <w:noProof/>
              </w:rPr>
              <w:tab/>
            </w:r>
            <w:r>
              <w:rPr>
                <w:noProof/>
              </w:rPr>
              <w:fldChar w:fldCharType="begin"/>
            </w:r>
            <w:r>
              <w:rPr>
                <w:noProof/>
              </w:rPr>
              <w:instrText xml:space="preserve"> PAGEREF _Toc222131190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6D5A47E" w14:textId="77777777" w:rsidR="006E3191" w:rsidRDefault="006E3191">
          <w:pPr>
            <w:pStyle w:val="Verzeichnis2"/>
            <w:tabs>
              <w:tab w:val="right" w:leader="dot" w:pos="9016"/>
            </w:tabs>
            <w:rPr>
              <w:ins w:id="116" w:author="Jürgen Bußmann" w:date="2026-02-16T10:45:00Z" w16du:dateUtc="2026-02-16T09:45:00Z"/>
              <w:noProof/>
            </w:rPr>
          </w:pPr>
          <w:ins w:id="11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"_Toc222131191"</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Handentleeren</w:t>
            </w:r>
            <w:r>
              <w:rPr>
                <w:noProof/>
              </w:rPr>
              <w:tab/>
            </w:r>
            <w:r>
              <w:rPr>
                <w:noProof/>
              </w:rPr>
              <w:fldChar w:fldCharType="begin"/>
            </w:r>
            <w:r>
              <w:rPr>
                <w:noProof/>
              </w:rPr>
              <w:instrText xml:space="preserve"> PAGEREF _Toc222131191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1D1437A3" w14:textId="77777777" w:rsidR="006E3191" w:rsidRDefault="006E3191">
          <w:pPr>
            <w:pStyle w:val="Verzeichnis2"/>
            <w:tabs>
              <w:tab w:val="right" w:leader="dot" w:pos="9016"/>
            </w:tabs>
            <w:rPr>
              <w:ins w:id="118" w:author="Jürgen Bußmann" w:date="2026-02-16T10:45:00Z" w16du:dateUtc="2026-02-16T09:45:00Z"/>
              <w:noProof/>
            </w:rPr>
          </w:pPr>
          <w:ins w:id="11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"_Toc222131192"</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Pump-Routine für Anfänger:innen</w:t>
            </w:r>
            <w:r>
              <w:rPr>
                <w:noProof/>
              </w:rPr>
              <w:tab/>
            </w:r>
            <w:r>
              <w:rPr>
                <w:noProof/>
              </w:rPr>
              <w:fldChar w:fldCharType="begin"/>
            </w:r>
            <w:r>
              <w:rPr>
                <w:noProof/>
              </w:rPr>
              <w:instrText xml:space="preserve"> PAGEREF _Toc222131192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BA73518" w14:textId="77777777" w:rsidR="006E3191" w:rsidRDefault="006E3191">
          <w:pPr>
            <w:pStyle w:val="Verzeichnis2"/>
            <w:tabs>
              <w:tab w:val="right" w:leader="dot" w:pos="9016"/>
            </w:tabs>
            <w:rPr>
              <w:ins w:id="120" w:author="Jürgen Bußmann" w:date="2026-02-16T10:45:00Z" w16du:dateUtc="2026-02-16T09:45:00Z"/>
              <w:noProof/>
            </w:rPr>
          </w:pPr>
          <w:ins w:id="12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"_Toc222131193"</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Milch aufbewahren: Grundregeln</w:t>
            </w:r>
            <w:r>
              <w:rPr>
                <w:noProof/>
              </w:rPr>
              <w:tab/>
            </w:r>
            <w:r>
              <w:rPr>
                <w:noProof/>
              </w:rPr>
              <w:fldChar w:fldCharType="begin"/>
            </w:r>
            <w:r>
              <w:rPr>
                <w:noProof/>
              </w:rPr>
              <w:instrText xml:space="preserve"> PAGEREF _Toc222131193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48AC9B22" w14:textId="77777777" w:rsidR="006E3191" w:rsidRDefault="006E3191">
          <w:pPr>
            <w:pStyle w:val="Verzeichnis2"/>
            <w:tabs>
              <w:tab w:val="right" w:leader="dot" w:pos="9016"/>
            </w:tabs>
            <w:rPr>
              <w:ins w:id="122" w:author="Jürgen Bußmann" w:date="2026-02-16T10:45:00Z" w16du:dateUtc="2026-02-16T09:45:00Z"/>
              <w:noProof/>
            </w:rPr>
          </w:pPr>
          <w:ins w:id="123"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"_Toc222131194"</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Stillen &amp; Rückkehr in den Beruf</w:t>
            </w:r>
            <w:r>
              <w:rPr>
                <w:noProof/>
              </w:rPr>
              <w:tab/>
            </w:r>
            <w:r>
              <w:rPr>
                <w:noProof/>
              </w:rPr>
              <w:fldChar w:fldCharType="begin"/>
            </w:r>
            <w:r>
              <w:rPr>
                <w:noProof/>
              </w:rPr>
              <w:instrText xml:space="preserve"> PAGEREF _Toc222131194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0C830C9" w14:textId="77777777" w:rsidR="006E3191" w:rsidRDefault="006E3191">
          <w:pPr>
            <w:pStyle w:val="Verzeichnis2"/>
            <w:tabs>
              <w:tab w:val="right" w:leader="dot" w:pos="9016"/>
            </w:tabs>
            <w:rPr>
              <w:ins w:id="124" w:author="Jürgen Bußmann" w:date="2026-02-16T10:45:00Z" w16du:dateUtc="2026-02-16T09:45:00Z"/>
              <w:noProof/>
            </w:rPr>
          </w:pPr>
          <w:ins w:id="125"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"_Toc222131195"</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Zufüttern stillfreundlich gestalten</w:t>
            </w:r>
            <w:r>
              <w:rPr>
                <w:noProof/>
              </w:rPr>
              <w:tab/>
            </w:r>
            <w:r>
              <w:rPr>
                <w:noProof/>
              </w:rPr>
              <w:fldChar w:fldCharType="begin"/>
            </w:r>
            <w:r>
              <w:rPr>
                <w:noProof/>
              </w:rPr>
              <w:instrText xml:space="preserve"> PAGEREF _Toc222131195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3B0442CC" w14:textId="77777777" w:rsidR="006E3191" w:rsidRDefault="006E3191">
          <w:pPr>
            <w:pStyle w:val="Verzeichnis2"/>
            <w:tabs>
              <w:tab w:val="right" w:leader="dot" w:pos="9016"/>
            </w:tabs>
            <w:rPr>
              <w:ins w:id="126" w:author="Jürgen Bußmann" w:date="2026-02-16T10:45:00Z" w16du:dateUtc="2026-02-16T09:45:00Z"/>
              <w:noProof/>
            </w:rPr>
          </w:pPr>
          <w:ins w:id="127"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"_Toc222131196"</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Wenn Baby nicht effektiv trinkt</w:t>
            </w:r>
            <w:r>
              <w:rPr>
                <w:noProof/>
              </w:rPr>
              <w:tab/>
            </w:r>
            <w:r>
              <w:rPr>
                <w:noProof/>
              </w:rPr>
              <w:fldChar w:fldCharType="begin"/>
            </w:r>
            <w:r>
              <w:rPr>
                <w:noProof/>
              </w:rPr>
              <w:instrText xml:space="preserve"> PAGEREF _Toc222131196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D83534B" w14:textId="77777777" w:rsidR="006E3191" w:rsidRDefault="006E3191">
          <w:pPr>
            <w:pStyle w:val="Verzeichnis2"/>
            <w:tabs>
              <w:tab w:val="right" w:leader="dot" w:pos="9016"/>
            </w:tabs>
            <w:rPr>
              <w:ins w:id="128" w:author="Jürgen Bußmann" w:date="2026-02-16T10:45:00Z" w16du:dateUtc="2026-02-16T09:45:00Z"/>
              <w:noProof/>
            </w:rPr>
          </w:pPr>
          <w:ins w:id="129"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"_Toc222131197"</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Wiedereinstieg nach Pause / Relaktation: Überblick</w:t>
            </w:r>
            <w:r>
              <w:rPr>
                <w:noProof/>
              </w:rPr>
              <w:tab/>
            </w:r>
            <w:r>
              <w:rPr>
                <w:noProof/>
              </w:rPr>
              <w:fldChar w:fldCharType="begin"/>
            </w:r>
            <w:r>
              <w:rPr>
                <w:noProof/>
              </w:rPr>
              <w:instrText xml:space="preserve"> PAGEREF _Toc222131197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21F2D27" w14:textId="77777777" w:rsidR="006E3191" w:rsidRDefault="006E3191">
          <w:pPr>
            <w:pStyle w:val="Verzeichnis2"/>
            <w:tabs>
              <w:tab w:val="right" w:leader="dot" w:pos="9016"/>
            </w:tabs>
            <w:rPr>
              <w:ins w:id="130" w:author="Jürgen Bußmann" w:date="2026-02-16T10:45:00Z" w16du:dateUtc="2026-02-16T09:45:00Z"/>
              <w:noProof/>
            </w:rPr>
          </w:pPr>
          <w:ins w:id="131" w:author="Jürgen Bußmann" w:date="2026-02-16T10:45:00Z" w16du:dateUtc="2026-02-16T09:45:00Z">
            <w:r w:rsidRPr="002F63EF">
              <w:rPr>
                <w:rStyle w:val="Hyperlink"/>
                <w:noProof/>
              </w:rPr>
              <w:fldChar w:fldCharType="begin"/>
            </w:r>
            <w:r w:rsidRPr="002F63EF">
              <w:rPr>
                <w:rStyle w:val="Hyperlink"/>
                <w:noProof/>
              </w:rPr>
              <w:instrText xml:space="preserve"> </w:instrText>
            </w:r>
            <w:r>
              <w:rPr>
                <w:noProof/>
              </w:rPr>
              <w:instrText>HYPERLINK \l "_Toc222131198"</w:instrText>
            </w:r>
            <w:r w:rsidRPr="002F63EF">
              <w:rPr>
                <w:rStyle w:val="Hyperlink"/>
                <w:noProof/>
              </w:rPr>
              <w:instrText xml:space="preserve"> </w:instrText>
            </w:r>
            <w:r w:rsidRPr="002F63EF">
              <w:rPr>
                <w:rStyle w:val="Hyperlink"/>
                <w:noProof/>
              </w:rPr>
            </w:r>
            <w:r w:rsidRPr="002F63EF">
              <w:rPr>
                <w:rStyle w:val="Hyperlink"/>
                <w:noProof/>
              </w:rPr>
              <w:fldChar w:fldCharType="separate"/>
            </w:r>
            <w:r w:rsidRPr="002F63EF">
              <w:rPr>
                <w:rStyle w:val="Hyperlink"/>
                <w:noProof/>
              </w:rPr>
              <w:t>Tipp des Tages</w:t>
            </w:r>
            <w:r>
              <w:rPr>
                <w:noProof/>
              </w:rPr>
              <w:tab/>
            </w:r>
            <w:r>
              <w:rPr>
                <w:noProof/>
              </w:rPr>
              <w:fldChar w:fldCharType="begin"/>
            </w:r>
            <w:r>
              <w:rPr>
                <w:noProof/>
              </w:rPr>
              <w:instrText xml:space="preserve"> PAGEREF _Toc222131198 \h </w:instrText>
            </w:r>
            <w:r>
              <w:rPr>
                <w:noProof/>
              </w:rPr>
            </w:r>
            <w:r>
              <w:rPr>
                <w:noProof/>
              </w:rPr>
              <w:fldChar w:fldCharType="separate"/>
            </w:r>
            <w:r>
              <w:rPr>
                <w:noProof/>
              </w:rPr>
              <w:t>1</w:t>
            </w:r>
            <w:r>
              <w:rPr>
                <w:noProof/>
              </w:rPr>
              <w:fldChar w:fldCharType="end"/>
            </w:r>
            <w:r w:rsidRPr="002F63EF">
              <w:rPr>
                <w:rStyle w:val="Hyperlink"/>
                <w:noProof/>
              </w:rPr>
              <w:fldChar w:fldCharType="end"/>
            </w:r>
          </w:ins>
        </w:p>
        <w:p w14:paraId="211400E5" w14:textId="77777777" w:rsidR="00F337F4" w:rsidDel="006E3191" w:rsidRDefault="00F337F4">
          <w:pPr>
            <w:rPr>
              <w:del w:id="132" w:author="Jürgen Bußmann" w:date="2026-02-16T10:45:00Z" w16du:dateUtc="2026-02-16T09:45:00Z"/>
              <w:noProof/>
            </w:rPr>
          </w:pPr>
        </w:p>
        <w:p w14:paraId="17730EDC" w14:textId="77777777" w:rsidR="00F337F4" w:rsidRDefault="00000000">
          <w:r>
            <w:fldChar w:fldCharType="end"/>
          </w:r>
        </w:p>
      </w:sdtContent>
    </w:sdt>
    <w:p w14:paraId="340DD435" w14:textId="77777777" w:rsidR="00F337F4" w:rsidRDefault="00000000">
      <w:pPr>
        <w:pStyle w:val="berschrift1"/>
        <w:pageBreakBefore/>
        <w:spacing w:before="360" w:after="240"/>
      </w:pPr>
      <w:bookmarkStart w:id="133" w:name="_Toc222131133"/>
      <w:r>
        <w:lastRenderedPageBreak/>
        <w:t>In der Schwangerschaft</w:t>
      </w:r>
      <w:bookmarkEnd w:id="133"/>
    </w:p>
    <w:p w14:paraId="1192B745" w14:textId="77777777" w:rsidR="00F337F4" w:rsidRDefault="00000000">
      <w:pPr>
        <w:pStyle w:val="berschrift2"/>
        <w:spacing w:before="240" w:after="120"/>
      </w:pPr>
      <w:bookmarkStart w:id="134" w:name="_Toc222131134"/>
      <w:r>
        <w:t>Körper &amp; Veränderungen</w:t>
      </w:r>
      <w:bookmarkEnd w:id="134"/>
    </w:p>
    <w:p w14:paraId="448D8684" w14:textId="77777777" w:rsidR="00F337F4" w:rsidRDefault="00000000">
      <w:pPr>
        <w:spacing w:after="120"/>
      </w:pPr>
      <w:r>
        <w:t>Schwangerschaft ist Bewegung von innen nach außen. Dein Körper arbeitet auf vielen Ebenen, und jede Schwangerschaft verläuft ein wenig anders.</w:t>
      </w:r>
    </w:p>
    <w:p w14:paraId="046E557E" w14:textId="77777777" w:rsidR="00F337F4" w:rsidRDefault="00000000">
      <w:pPr>
        <w:pStyle w:val="berschrift3"/>
        <w:spacing w:before="240" w:after="120"/>
      </w:pPr>
      <w:r>
        <w:t>Was sich wandelt</w:t>
      </w:r>
    </w:p>
    <w:p w14:paraId="17D26698" w14:textId="77777777" w:rsidR="00F337F4" w:rsidRDefault="00000000">
      <w:pPr>
        <w:spacing w:after="120"/>
      </w:pPr>
      <w:r>
        <w:t>Hormone, Kreislauf und Gewebe stellen sich um. Viele Frauen spüren das als neue Müdigkeit, veränderte Haut oder ein anderes Körpergefühl. Das ist kein Zeichen von Schwäche, sondern Teil der Anpassung.</w:t>
      </w:r>
    </w:p>
    <w:p w14:paraId="7DB681F3" w14:textId="77777777" w:rsidR="00F337F4" w:rsidRDefault="00000000">
      <w:pPr>
        <w:pStyle w:val="berschrift3"/>
        <w:spacing w:before="240" w:after="120"/>
      </w:pPr>
      <w:r>
        <w:t>Signale wahrnehmen</w:t>
      </w:r>
    </w:p>
    <w:p w14:paraId="5DA431F9" w14:textId="77777777" w:rsidR="00F337F4" w:rsidRDefault="00000000">
      <w:pPr>
        <w:spacing w:after="120"/>
      </w:pPr>
      <w:r>
        <w:t xml:space="preserve">Dein Körper sendet dir Hinweise, wann Ruhe </w:t>
      </w:r>
      <w:proofErr w:type="gramStart"/>
      <w:r>
        <w:t>gut tut</w:t>
      </w:r>
      <w:proofErr w:type="gramEnd"/>
      <w:r>
        <w:t xml:space="preserve"> und wann Bewegung angenehm ist. Kurze Pausen, bequemes Sitzen oder ein kleiner Positionswechsel können im Alltag viel Erleichterung bringen.</w:t>
      </w:r>
    </w:p>
    <w:p w14:paraId="7F1E1078" w14:textId="77777777" w:rsidR="00F337F4" w:rsidRDefault="00000000">
      <w:pPr>
        <w:pStyle w:val="berschrift3"/>
        <w:spacing w:before="240" w:after="120"/>
      </w:pPr>
      <w:r>
        <w:t>Schlaf und Erholung</w:t>
      </w:r>
    </w:p>
    <w:p w14:paraId="3F6AC4D4" w14:textId="77777777" w:rsidR="00F337F4" w:rsidRDefault="00000000">
      <w:pPr>
        <w:spacing w:after="120"/>
      </w:pPr>
      <w:r>
        <w:t>Schlaf kann sich verändern, besonders mit wachsendem Bauch. Ein zusätzliches Kissen, Seitenlage oder eine feste Abendroutine können dir helfen, leichter zur Ruhe zu kommen.</w:t>
      </w:r>
    </w:p>
    <w:p w14:paraId="7E0DCEF4" w14:textId="77777777" w:rsidR="00F337F4" w:rsidRDefault="00000000">
      <w:pPr>
        <w:pStyle w:val="berschrift3"/>
        <w:spacing w:before="240" w:after="120"/>
      </w:pPr>
      <w:r>
        <w:t>Selbstbild freundlich gestalten</w:t>
      </w:r>
    </w:p>
    <w:p w14:paraId="72C973F4" w14:textId="77777777" w:rsidR="00F337F4" w:rsidRDefault="00000000">
      <w:pPr>
        <w:spacing w:after="120"/>
      </w:pPr>
      <w:r>
        <w:t xml:space="preserve">Der Körper verändert sich sichtbar und das ist vollkommen in Ordnung, </w:t>
      </w:r>
      <w:proofErr w:type="spellStart"/>
      <w:r>
        <w:t>genau so</w:t>
      </w:r>
      <w:proofErr w:type="spellEnd"/>
      <w:r>
        <w:t xml:space="preserve"> wie es passiert. Vielleicht fällt es dir manchmal schwer dein neues Äußeres zu akzeptieren, doch denke immer daran, dass in dir gerade das größte Wunder überhaupt heranwächst. Viele Frauen finden kleine Rituale hilfreich, etwa eine sanfte Bauchmassage oder bequeme Kleidung, die sich gut anfühlt.</w:t>
      </w:r>
    </w:p>
    <w:p w14:paraId="357247A9" w14:textId="77777777" w:rsidR="00F337F4" w:rsidRDefault="00000000">
      <w:pPr>
        <w:pStyle w:val="berschrift2"/>
        <w:spacing w:before="240" w:after="120"/>
      </w:pPr>
      <w:bookmarkStart w:id="135" w:name="_Toc222131135"/>
      <w:r>
        <w:t>Ernährung &amp; Nährstoffe</w:t>
      </w:r>
      <w:bookmarkEnd w:id="135"/>
    </w:p>
    <w:p w14:paraId="7C33E726" w14:textId="77777777" w:rsidR="00F337F4" w:rsidRDefault="00000000">
      <w:pPr>
        <w:spacing w:after="120"/>
      </w:pPr>
      <w:r>
        <w:t>Essen in der Schwangerschaft darf alltagstauglich bleiben. Es geht nicht um Perfektion, sondern um eine verlässliche Basis, die dir Energie gibt.</w:t>
      </w:r>
    </w:p>
    <w:p w14:paraId="6E3784F4" w14:textId="77777777" w:rsidR="00F337F4" w:rsidRDefault="00000000">
      <w:pPr>
        <w:pStyle w:val="berschrift3"/>
        <w:spacing w:before="240" w:after="120"/>
      </w:pPr>
      <w:r>
        <w:t>Einfach, bunt, regelmäßig</w:t>
      </w:r>
    </w:p>
    <w:p w14:paraId="62F4710F" w14:textId="084DE7B7" w:rsidR="00F337F4" w:rsidRDefault="00000000">
      <w:pPr>
        <w:spacing w:after="120"/>
      </w:pPr>
      <w:r>
        <w:t xml:space="preserve">Eine ausgewogene Mischung aus Gemüse, Obst, Vollkorn, Eiweiß und gesunden Fetten unterstützt dich gut. Kleine, </w:t>
      </w:r>
      <w:ins w:id="136" w:author="Jürgen Bußmann" w:date="2026-02-16T10:47:00Z" w16du:dateUtc="2026-02-16T09:47:00Z">
        <w:r w:rsidR="006E3191">
          <w:t xml:space="preserve">regelmäßige Mahlzeiten können den Tag strukturierter machen, </w:t>
        </w:r>
      </w:ins>
      <w:del w:id="137" w:author="Jürgen Bußmann" w:date="2026-02-16T10:47:00Z" w16du:dateUtc="2026-02-16T09:47:00Z">
        <w:r w:rsidDel="006E3191">
          <w:delText>regelmäßige Mahlzeiten können den Tag stabiler machen</w:delText>
        </w:r>
      </w:del>
      <w:r>
        <w:t>, besonders bei wechselndem Appetit.</w:t>
      </w:r>
    </w:p>
    <w:p w14:paraId="56A2465B" w14:textId="77777777" w:rsidR="00F337F4" w:rsidRDefault="00000000">
      <w:pPr>
        <w:pStyle w:val="berschrift3"/>
        <w:spacing w:before="240" w:after="120"/>
      </w:pPr>
      <w:r>
        <w:t>Nährstoffe im Blick</w:t>
      </w:r>
    </w:p>
    <w:p w14:paraId="2A71FF34" w14:textId="59B40D9A" w:rsidR="00F337F4" w:rsidRDefault="00000000">
      <w:pPr>
        <w:spacing w:after="120"/>
      </w:pPr>
      <w:r>
        <w:t xml:space="preserve">Bestimmte Nährstoffe sind jetzt besonders relevant, zum Beispiel Eisen, Folat, Jod und Omega-3-Fette. </w:t>
      </w:r>
      <w:del w:id="138" w:author="Jürgen Bußmann" w:date="2026-02-16T10:48:00Z" w16du:dateUtc="2026-02-16T09:48:00Z">
        <w:r w:rsidDel="006E3191">
          <w:delText>Viele lassen sich über die Ernährung abdecken, manchmal ist ergänzende Beratung sinnvoll.</w:delText>
        </w:r>
      </w:del>
      <w:ins w:id="139" w:author="Jürgen Bußmann" w:date="2026-02-16T10:49:00Z" w16du:dateUtc="2026-02-16T09:49:00Z">
        <w:r w:rsidR="006E3191" w:rsidRPr="006E3191">
          <w:t xml:space="preserve"> </w:t>
        </w:r>
        <w:r w:rsidR="006E3191">
          <w:t xml:space="preserve">Viele lassen sich über die Ernährung abdecken, manchmal ist eine ergänzende Beratung sinnvoll. Wichtig ist jedoch, nicht einfach darauf </w:t>
        </w:r>
        <w:proofErr w:type="gramStart"/>
        <w:r w:rsidR="006E3191">
          <w:t>los zu substituieren</w:t>
        </w:r>
        <w:proofErr w:type="gramEnd"/>
        <w:r w:rsidR="006E3191">
          <w:t>. Gerade bei Folsäure muss man unbedingt aufpassen, da es sonst mehr Schaden als Nutzen anrichten kann</w:t>
        </w:r>
        <w:r w:rsidR="006E3191">
          <w:t>.</w:t>
        </w:r>
      </w:ins>
    </w:p>
    <w:p w14:paraId="7258482D" w14:textId="77777777" w:rsidR="00F337F4" w:rsidRDefault="00000000">
      <w:pPr>
        <w:pStyle w:val="berschrift3"/>
        <w:spacing w:before="240" w:after="120"/>
      </w:pPr>
      <w:r>
        <w:t>Trinken als Unterstützung</w:t>
      </w:r>
    </w:p>
    <w:p w14:paraId="3FD5E1D4" w14:textId="77777777" w:rsidR="00F337F4" w:rsidRDefault="00000000">
      <w:pPr>
        <w:spacing w:after="120"/>
      </w:pPr>
      <w:r>
        <w:t>Ausreichend Flüssigkeit hilft dem Kreislauf und kann Müdigkeit abpuffern. Wenn dir pures Wasser schwerfällt, können ungesüßte Tees oder mit Früchten aromatisiertes Wasser angenehm sein.</w:t>
      </w:r>
    </w:p>
    <w:p w14:paraId="0B45690C" w14:textId="77777777" w:rsidR="00F337F4" w:rsidRDefault="00000000">
      <w:pPr>
        <w:pStyle w:val="berschrift3"/>
        <w:spacing w:before="240" w:after="120"/>
      </w:pPr>
      <w:r>
        <w:t>Sicherheit ohne Stress</w:t>
      </w:r>
    </w:p>
    <w:p w14:paraId="7B319D92" w14:textId="7A1CB2C9" w:rsidR="006E3191" w:rsidRDefault="00000000" w:rsidP="006E3191">
      <w:pPr>
        <w:rPr>
          <w:ins w:id="140" w:author="Jürgen Bußmann" w:date="2026-02-16T10:50:00Z" w16du:dateUtc="2026-02-16T09:50:00Z"/>
        </w:rPr>
      </w:pPr>
      <w:r>
        <w:t xml:space="preserve">Bei manchen Lebensmitteln lohnt sich ein kurzer Blick auf Herkunft und Zubereitung. Einfache Routinen geben dir Sicherheit, </w:t>
      </w:r>
      <w:del w:id="141" w:author="Jürgen Bußmann" w:date="2026-02-16T10:49:00Z" w16du:dateUtc="2026-02-16T09:49:00Z">
        <w:r w:rsidDel="006E3191">
          <w:delText>ohne dass Essen kompliziert werden muss.</w:delText>
        </w:r>
      </w:del>
      <w:ins w:id="142" w:author="Jürgen Bußmann" w:date="2026-02-16T10:50:00Z" w16du:dateUtc="2026-02-16T09:50:00Z">
        <w:r w:rsidR="006E3191" w:rsidRPr="006E3191">
          <w:t xml:space="preserve"> </w:t>
        </w:r>
        <w:r w:rsidR="006E3191">
          <w:t xml:space="preserve">Viele „Essenverbote“ von früher, gelten heutzutage tatsächlich gar nicht mehr. Das Mettbrötchen </w:t>
        </w:r>
        <w:proofErr w:type="spellStart"/>
        <w:r w:rsidR="006E3191">
          <w:t>zB</w:t>
        </w:r>
        <w:proofErr w:type="spellEnd"/>
        <w:r w:rsidR="006E3191">
          <w:t xml:space="preserve">. Ist vielleicht nicht die richtige Wahl, aber ein weich gekochtes Ei darfst du trotzdem weiterhin genießen, sofern du die Herkunft </w:t>
        </w:r>
        <w:proofErr w:type="gramStart"/>
        <w:r w:rsidR="006E3191">
          <w:t xml:space="preserve">des </w:t>
        </w:r>
        <w:proofErr w:type="spellStart"/>
        <w:r w:rsidR="006E3191">
          <w:t>Ei</w:t>
        </w:r>
        <w:proofErr w:type="gramEnd"/>
        <w:r w:rsidR="006E3191">
          <w:t>‘</w:t>
        </w:r>
        <w:r w:rsidR="006E3191">
          <w:t>s</w:t>
        </w:r>
        <w:proofErr w:type="spellEnd"/>
        <w:r w:rsidR="006E3191">
          <w:t xml:space="preserve"> kennst. </w:t>
        </w:r>
      </w:ins>
    </w:p>
    <w:p w14:paraId="00DB9B79" w14:textId="3976D3D7" w:rsidR="00F337F4" w:rsidRDefault="00F337F4">
      <w:pPr>
        <w:spacing w:after="120"/>
      </w:pPr>
    </w:p>
    <w:p w14:paraId="03E82795" w14:textId="77777777" w:rsidR="00F337F4" w:rsidRDefault="00000000">
      <w:pPr>
        <w:pStyle w:val="berschrift2"/>
        <w:spacing w:before="240" w:after="120"/>
      </w:pPr>
      <w:bookmarkStart w:id="143" w:name="_Toc222131136"/>
      <w:r>
        <w:lastRenderedPageBreak/>
        <w:t>Bewegung &amp; Aktivität</w:t>
      </w:r>
      <w:bookmarkEnd w:id="143"/>
    </w:p>
    <w:p w14:paraId="2B4BFFEE" w14:textId="085B9C60" w:rsidR="006E3191" w:rsidRDefault="00000000" w:rsidP="006E3191">
      <w:pPr>
        <w:rPr>
          <w:ins w:id="144" w:author="Jürgen Bußmann" w:date="2026-02-16T10:51:00Z" w16du:dateUtc="2026-02-16T09:51:00Z"/>
        </w:rPr>
      </w:pPr>
      <w:r>
        <w:t xml:space="preserve">Bewegung kann in der Schwangerschaft stabilisieren, entspannen und das Körpergefühl stärken. </w:t>
      </w:r>
      <w:del w:id="145" w:author="Jürgen Bußmann" w:date="2026-02-16T10:51:00Z" w16du:dateUtc="2026-02-16T09:51:00Z">
        <w:r w:rsidDel="006E3191">
          <w:delText>Es zählt nicht die Leistung, sondern das gute Gefühl danach.</w:delText>
        </w:r>
      </w:del>
      <w:ins w:id="146" w:author="Jürgen Bußmann" w:date="2026-02-16T10:51:00Z" w16du:dateUtc="2026-02-16T09:51:00Z">
        <w:r w:rsidR="006E3191" w:rsidRPr="006E3191">
          <w:t xml:space="preserve"> </w:t>
        </w:r>
        <w:r w:rsidR="006E3191">
          <w:t xml:space="preserve">Grundsätzlich darfst du deine gewohnte Sportroutine auch weiterhin fortsetzen, denn an diese ist dein Körper bereits gewöhnt. Wichtig ist, dass du dich dabei wohlfühlst und keine Schmerzen verspürst. Mit Beginn der Schwangerschaft auf einmal für einen Halbmarathon zu trainieren, ist allerdings nicht empfehlenswert. Sanfte Aktivitäten, wie </w:t>
        </w:r>
        <w:proofErr w:type="spellStart"/>
        <w:r w:rsidR="006E3191">
          <w:t>zB</w:t>
        </w:r>
        <w:proofErr w:type="spellEnd"/>
        <w:r w:rsidR="006E3191">
          <w:t>. Schwimmen, kannst du aber auch jederzeit neu integrieren.</w:t>
        </w:r>
      </w:ins>
    </w:p>
    <w:p w14:paraId="7C434290" w14:textId="1DA61AB7" w:rsidR="00F337F4" w:rsidRDefault="00F337F4">
      <w:pPr>
        <w:spacing w:after="120"/>
      </w:pPr>
    </w:p>
    <w:p w14:paraId="3B5D85EE" w14:textId="77777777" w:rsidR="00F337F4" w:rsidRDefault="00000000">
      <w:pPr>
        <w:pStyle w:val="berschrift3"/>
        <w:spacing w:before="240" w:after="120"/>
      </w:pPr>
      <w:r>
        <w:t>Was gut tut</w:t>
      </w:r>
    </w:p>
    <w:p w14:paraId="0DE7E08B" w14:textId="77777777" w:rsidR="00F337F4" w:rsidRDefault="00000000">
      <w:pPr>
        <w:spacing w:after="120"/>
      </w:pPr>
      <w:r>
        <w:t>Viele Frauen mögen sanfte Aktivitäten wie Spazierengehen, Schwimmen, Yoga oder leichtes Krafttraining. Schon kleine Einheiten können die Stimmung heben und den Rücken entlasten.</w:t>
      </w:r>
    </w:p>
    <w:p w14:paraId="139DE940" w14:textId="77777777" w:rsidR="00F337F4" w:rsidRDefault="00000000">
      <w:pPr>
        <w:pStyle w:val="berschrift3"/>
        <w:spacing w:before="240" w:after="120"/>
      </w:pPr>
      <w:r>
        <w:t>Alltag freundlich gestalten</w:t>
      </w:r>
    </w:p>
    <w:p w14:paraId="2C09EAEF" w14:textId="77777777" w:rsidR="00F337F4" w:rsidRDefault="00000000">
      <w:pPr>
        <w:spacing w:after="120"/>
      </w:pPr>
      <w:r>
        <w:t>Bewegung lässt sich oft in den Tag einbauen, etwa durch kurze Wege zu Fuß, leichte Dehnungen am Morgen oder bewusstes Treppensteigen. So bleibt der Kopf frei, ohne dass es sich nach Training anfühlt.</w:t>
      </w:r>
    </w:p>
    <w:p w14:paraId="13868C86" w14:textId="77777777" w:rsidR="00F337F4" w:rsidRDefault="00000000">
      <w:pPr>
        <w:pStyle w:val="berschrift3"/>
        <w:spacing w:before="240" w:after="120"/>
      </w:pPr>
      <w:r>
        <w:t>Dein Tempo zählt</w:t>
      </w:r>
    </w:p>
    <w:p w14:paraId="2BC99EE9" w14:textId="77777777" w:rsidR="00F337F4" w:rsidRDefault="00000000">
      <w:pPr>
        <w:spacing w:after="120"/>
      </w:pPr>
      <w:r>
        <w:t>Der Körper verändert sich, und damit auch die Belastbarkeit. Pausen, ein ruhigeres Tempo oder ein Ausweichen auf andere Übungen sind normale Anpassungen, keine Rückschritte.</w:t>
      </w:r>
    </w:p>
    <w:p w14:paraId="70E22D41" w14:textId="77777777" w:rsidR="00F337F4" w:rsidRDefault="00000000">
      <w:pPr>
        <w:pStyle w:val="berschrift3"/>
        <w:spacing w:before="240" w:after="120"/>
      </w:pPr>
      <w:r>
        <w:t>Sicherheit im Blick</w:t>
      </w:r>
    </w:p>
    <w:p w14:paraId="2FEF03EF" w14:textId="77777777" w:rsidR="00F337F4" w:rsidRDefault="00000000">
      <w:pPr>
        <w:spacing w:after="120"/>
      </w:pPr>
      <w:r>
        <w:t>Wenn du dir unsicher bist, kann eine kurze Rücksprache mit deiner Begleitung im medizinischen Team Sicherheit geben. Dein Bauchgefühl ist dabei ein wichtiger Kompass.</w:t>
      </w:r>
    </w:p>
    <w:p w14:paraId="7F76C242" w14:textId="77777777" w:rsidR="00F337F4" w:rsidRDefault="00000000">
      <w:pPr>
        <w:pStyle w:val="berschrift2"/>
        <w:spacing w:before="240" w:after="120"/>
      </w:pPr>
      <w:bookmarkStart w:id="147" w:name="_Toc222131137"/>
      <w:r>
        <w:t>Mentale Gesundheit &amp; Bindung</w:t>
      </w:r>
      <w:bookmarkEnd w:id="147"/>
    </w:p>
    <w:p w14:paraId="0A076766" w14:textId="77777777" w:rsidR="00F337F4" w:rsidRDefault="00000000">
      <w:pPr>
        <w:spacing w:after="120"/>
      </w:pPr>
      <w:r>
        <w:t>Schwangerschaft bringt viele Gefühle mit sich: Freude, Zweifel, Vorfreude oder auch Sorgen. Alles darf da sein, und du musst nichts davon allein tragen.</w:t>
      </w:r>
    </w:p>
    <w:p w14:paraId="59166CA0" w14:textId="77777777" w:rsidR="00F337F4" w:rsidRDefault="00000000">
      <w:pPr>
        <w:pStyle w:val="berschrift3"/>
        <w:spacing w:before="240" w:after="120"/>
      </w:pPr>
      <w:r>
        <w:t>Gefühle ernst nehmen</w:t>
      </w:r>
    </w:p>
    <w:p w14:paraId="4C521549" w14:textId="72990945" w:rsidR="00F337F4" w:rsidDel="006E3191" w:rsidRDefault="00000000">
      <w:pPr>
        <w:spacing w:after="120"/>
        <w:rPr>
          <w:del w:id="148" w:author="Jürgen Bußmann" w:date="2026-02-16T10:52:00Z" w16du:dateUtc="2026-02-16T09:52:00Z"/>
        </w:rPr>
      </w:pPr>
      <w:del w:id="149" w:author="Jürgen Bußmann" w:date="2026-02-16T10:52:00Z" w16du:dateUtc="2026-02-16T09:52:00Z">
        <w:r w:rsidDel="006E3191">
          <w:delText>Deine Stimmung kann sich verändern, manchmal von Tag zu Tag. Das ist normal. Ein ehrlicher Blick auf das, was da ist, schafft oft Erleichterung und Selbstvertrauen.</w:delText>
        </w:r>
      </w:del>
      <w:ins w:id="150" w:author="Jürgen Bußmann" w:date="2026-02-16T10:52:00Z" w16du:dateUtc="2026-02-16T09:52:00Z">
        <w:r w:rsidR="006E3191" w:rsidRPr="006E3191">
          <w:t xml:space="preserve"> </w:t>
        </w:r>
        <w:r w:rsidR="006E3191">
          <w:t>Deine Stimmung kann sich verändern, manchmal von Tag zu Tag</w:t>
        </w:r>
        <w:proofErr w:type="gramStart"/>
        <w:r w:rsidR="006E3191">
          <w:t>“ ,</w:t>
        </w:r>
        <w:proofErr w:type="gramEnd"/>
        <w:r w:rsidR="006E3191">
          <w:t xml:space="preserve"> aber auch manchmal von einer auf die andere </w:t>
        </w:r>
        <w:proofErr w:type="spellStart"/>
        <w:r w:rsidR="006E3191">
          <w:t>Minute.</w:t>
        </w:r>
      </w:ins>
    </w:p>
    <w:p w14:paraId="04075F39" w14:textId="77777777" w:rsidR="00F337F4" w:rsidRDefault="00000000">
      <w:pPr>
        <w:pStyle w:val="berschrift3"/>
        <w:spacing w:before="240" w:after="120"/>
      </w:pPr>
      <w:r>
        <w:t>Kleine</w:t>
      </w:r>
      <w:proofErr w:type="spellEnd"/>
      <w:r>
        <w:t xml:space="preserve"> Ruheinseln</w:t>
      </w:r>
    </w:p>
    <w:p w14:paraId="77765968" w14:textId="77777777" w:rsidR="006E3191" w:rsidRDefault="006E3191" w:rsidP="006E3191">
      <w:pPr>
        <w:rPr>
          <w:ins w:id="151" w:author="Jürgen Bußmann" w:date="2026-02-16T10:53:00Z" w16du:dateUtc="2026-02-16T09:53:00Z"/>
        </w:rPr>
      </w:pPr>
      <w:ins w:id="152" w:author="Jürgen Bußmann" w:date="2026-02-16T10:53:00Z" w16du:dateUtc="2026-02-16T09:53:00Z">
        <w:r>
          <w:t xml:space="preserve">Kurze Atempausen, ein Spaziergang oder ein warmes Getränk am Fenster, können den Tag etwas entzerren. </w:t>
        </w:r>
        <w:proofErr w:type="spellStart"/>
        <w:r>
          <w:t>Soche</w:t>
        </w:r>
        <w:proofErr w:type="spellEnd"/>
        <w:r>
          <w:t xml:space="preserve"> Mini-Rituale helfen, Stress abzubauen, ohne viel Zeit zu beanspruchen.“ Falls schon größere Geschwisterkinder da sind, fragt gerne Familie oder Bekannte, ob sie sie mal für einen Augenblick betreuen </w:t>
        </w:r>
        <w:proofErr w:type="gramStart"/>
        <w:r>
          <w:t>können</w:t>
        </w:r>
        <w:proofErr w:type="gramEnd"/>
        <w:r>
          <w:t xml:space="preserve"> und gönnt es euch, in dieser Zeit vielleicht auch ein kurzes Schläfchen zu machen. Gerade zu Beginn der Schwangerschaft ist der Körper schnell erschöpft und braucht Pausen.</w:t>
        </w:r>
      </w:ins>
    </w:p>
    <w:p w14:paraId="29DCCF0C" w14:textId="5A418EC6" w:rsidR="00F337F4" w:rsidDel="006E3191" w:rsidRDefault="00000000">
      <w:pPr>
        <w:spacing w:after="120"/>
        <w:rPr>
          <w:del w:id="153" w:author="Jürgen Bußmann" w:date="2026-02-16T10:53:00Z" w16du:dateUtc="2026-02-16T09:53:00Z"/>
        </w:rPr>
      </w:pPr>
      <w:del w:id="154" w:author="Jürgen Bußmann" w:date="2026-02-16T10:53:00Z" w16du:dateUtc="2026-02-16T09:53:00Z">
        <w:r w:rsidDel="006E3191">
          <w:delText>Kurze Atempausen, ein Spaziergang oder ein warmes Getränk am Fenster können den Tag weicher machen. Solche Mini-Rituale helfen, Stress abzubauen, ohne viel Zeit zu brauchen.</w:delText>
        </w:r>
      </w:del>
    </w:p>
    <w:p w14:paraId="16FFC1D3" w14:textId="77777777" w:rsidR="00F337F4" w:rsidRDefault="00000000">
      <w:pPr>
        <w:pStyle w:val="berschrift3"/>
        <w:spacing w:before="240" w:after="120"/>
      </w:pPr>
      <w:r>
        <w:t>Bindung wächst im Alltag</w:t>
      </w:r>
    </w:p>
    <w:p w14:paraId="6CBB738C" w14:textId="77777777" w:rsidR="00F337F4" w:rsidRDefault="00000000">
      <w:pPr>
        <w:spacing w:after="120"/>
      </w:pPr>
      <w:r>
        <w:t>Viele Frauen spüren Verbindung durch Berührung, ein paar Worte an das Baby oder bewusstes Wahrnehmen der Bewegungen. Es gibt kein richtig oder falsch, nur das, was sich für dich stimmig anfühlt.</w:t>
      </w:r>
    </w:p>
    <w:p w14:paraId="6E4CAF07" w14:textId="77777777" w:rsidR="00F337F4" w:rsidRDefault="00000000">
      <w:pPr>
        <w:pStyle w:val="berschrift3"/>
        <w:spacing w:before="240" w:after="120"/>
      </w:pPr>
      <w:r>
        <w:t>Unterstützung annehmen</w:t>
      </w:r>
    </w:p>
    <w:p w14:paraId="1FC7974A" w14:textId="77777777" w:rsidR="006E3191" w:rsidRDefault="00000000" w:rsidP="006E3191">
      <w:pPr>
        <w:rPr>
          <w:ins w:id="155" w:author="Jürgen Bußmann" w:date="2026-02-16T10:54:00Z" w16du:dateUtc="2026-02-16T09:54:00Z"/>
        </w:rPr>
      </w:pPr>
      <w:r>
        <w:t xml:space="preserve">Gespräche mit </w:t>
      </w:r>
      <w:proofErr w:type="spellStart"/>
      <w:r>
        <w:t>Partner:in</w:t>
      </w:r>
      <w:proofErr w:type="spellEnd"/>
      <w:r>
        <w:t>, Freundinnen, Familie oder einer vertrauten Begleitung können entlasten. Du darfst dich unterstützen lassen, auch wenn es nach außen ruhig wirkt.</w:t>
      </w:r>
      <w:ins w:id="156" w:author="Jürgen Bußmann" w:date="2026-02-16T10:54:00Z" w16du:dateUtc="2026-02-16T09:54:00Z">
        <w:r w:rsidR="006E3191">
          <w:t xml:space="preserve"> </w:t>
        </w:r>
        <w:r w:rsidR="006E3191">
          <w:t xml:space="preserve">Falls schon größere Geschwisterkinder da sind, fragt gerne Familie oder Bekannte, ob sie sie mal für einen Augenblick betreuen </w:t>
        </w:r>
        <w:proofErr w:type="gramStart"/>
        <w:r w:rsidR="006E3191">
          <w:t>können</w:t>
        </w:r>
        <w:proofErr w:type="gramEnd"/>
        <w:r w:rsidR="006E3191">
          <w:t xml:space="preserve"> und gönnt es euch, in </w:t>
        </w:r>
        <w:r w:rsidR="006E3191">
          <w:lastRenderedPageBreak/>
          <w:t>dieser Zeit vielleicht auch ein kurzes Schläfchen zu machen. Gerade zu Beginn der Schwangerschaft ist der Körper schnell erschöpft und braucht Pausen.</w:t>
        </w:r>
      </w:ins>
    </w:p>
    <w:p w14:paraId="0EE39269" w14:textId="4703ABE1" w:rsidR="00F337F4" w:rsidRDefault="00F337F4">
      <w:pPr>
        <w:spacing w:after="120"/>
      </w:pPr>
    </w:p>
    <w:p w14:paraId="4B748B27" w14:textId="77777777" w:rsidR="00F337F4" w:rsidRDefault="00000000">
      <w:pPr>
        <w:pStyle w:val="berschrift2"/>
        <w:spacing w:before="240" w:after="120"/>
      </w:pPr>
      <w:bookmarkStart w:id="157" w:name="_Toc222131138"/>
      <w:r>
        <w:t>Vorsorge &amp; Entscheidungen</w:t>
      </w:r>
      <w:bookmarkEnd w:id="157"/>
    </w:p>
    <w:p w14:paraId="510B3C2C" w14:textId="77777777" w:rsidR="00F337F4" w:rsidRDefault="00000000">
      <w:pPr>
        <w:spacing w:after="120"/>
      </w:pPr>
      <w:r>
        <w:t>Vorsorge gibt Orientierung und schafft Sicherheit. Gleichzeitig bleibt Raum für deine eigenen Werte und Bedürfnisse.</w:t>
      </w:r>
    </w:p>
    <w:p w14:paraId="37103821" w14:textId="77777777" w:rsidR="00F337F4" w:rsidRDefault="00000000">
      <w:pPr>
        <w:pStyle w:val="berschrift3"/>
        <w:spacing w:before="240" w:after="120"/>
      </w:pPr>
      <w:r>
        <w:t>Termine als Anker</w:t>
      </w:r>
    </w:p>
    <w:p w14:paraId="10E4A040" w14:textId="5F941E51" w:rsidR="00F70CB2" w:rsidRPr="0030643D" w:rsidRDefault="00000000" w:rsidP="00F70CB2">
      <w:pPr>
        <w:rPr>
          <w:ins w:id="158" w:author="Jürgen Bußmann" w:date="2026-02-16T10:56:00Z" w16du:dateUtc="2026-02-16T09:56:00Z"/>
        </w:rPr>
      </w:pPr>
      <w:r>
        <w:t>Regelmäßige Untersuchungen begleiten die Schwangerschaft und bieten Gelegenheit für Fragen. Viele Frauen erleben das als festen Rhythmus, der Halt gibt.</w:t>
      </w:r>
      <w:ins w:id="159" w:author="Jürgen Bußmann" w:date="2026-02-16T10:56:00Z" w16du:dateUtc="2026-02-16T09:56:00Z">
        <w:r w:rsidR="00F70CB2">
          <w:t xml:space="preserve"> </w:t>
        </w:r>
        <w:r w:rsidR="00F70CB2">
          <w:t xml:space="preserve">Wichtig zu wissen ist jedoch, dass die Vorsorgeuntersuchungen nicht zwingend durchgeführt werden müssen. Du selbst entscheidest (mit deinem Partner </w:t>
        </w:r>
        <w:proofErr w:type="gramStart"/>
        <w:r w:rsidR="00F70CB2">
          <w:t>zusammen)</w:t>
        </w:r>
        <w:proofErr w:type="gramEnd"/>
        <w:r w:rsidR="00F70CB2">
          <w:t xml:space="preserve"> welche und wie viele Vorsorgeuntersuchungen du </w:t>
        </w:r>
        <w:proofErr w:type="gramStart"/>
        <w:r w:rsidR="00F70CB2">
          <w:t>durchführen lassen</w:t>
        </w:r>
        <w:proofErr w:type="gramEnd"/>
        <w:r w:rsidR="00F70CB2">
          <w:t xml:space="preserve"> möchtest. Viele Frauen beschreiben, dass das Baby während des </w:t>
        </w:r>
        <w:proofErr w:type="spellStart"/>
        <w:proofErr w:type="gramStart"/>
        <w:r w:rsidR="00F70CB2">
          <w:t>CTG’s</w:t>
        </w:r>
        <w:proofErr w:type="spellEnd"/>
        <w:proofErr w:type="gramEnd"/>
        <w:r w:rsidR="00F70CB2">
          <w:t xml:space="preserve"> sehr unruhig geworden ist und mittlerweile ist der Nutzen des </w:t>
        </w:r>
        <w:proofErr w:type="spellStart"/>
        <w:proofErr w:type="gramStart"/>
        <w:r w:rsidR="00F70CB2">
          <w:t>CTG’s</w:t>
        </w:r>
        <w:proofErr w:type="spellEnd"/>
        <w:proofErr w:type="gramEnd"/>
        <w:r w:rsidR="00F70CB2">
          <w:t xml:space="preserve"> auch </w:t>
        </w:r>
        <w:proofErr w:type="spellStart"/>
        <w:proofErr w:type="gramStart"/>
        <w:r w:rsidR="00F70CB2">
          <w:t>Stark</w:t>
        </w:r>
        <w:proofErr w:type="spellEnd"/>
        <w:proofErr w:type="gramEnd"/>
        <w:r w:rsidR="00F70CB2">
          <w:t xml:space="preserve"> umstritten.</w:t>
        </w:r>
      </w:ins>
    </w:p>
    <w:p w14:paraId="04462328" w14:textId="2DE478AA" w:rsidR="00F337F4" w:rsidRDefault="00F337F4">
      <w:pPr>
        <w:spacing w:after="120"/>
      </w:pPr>
    </w:p>
    <w:p w14:paraId="11BF6EDB" w14:textId="77777777" w:rsidR="00F337F4" w:rsidRDefault="00000000">
      <w:pPr>
        <w:pStyle w:val="berschrift3"/>
        <w:spacing w:before="240" w:after="120"/>
      </w:pPr>
      <w:r>
        <w:t>Fragen sammeln</w:t>
      </w:r>
    </w:p>
    <w:p w14:paraId="780C794F" w14:textId="77777777" w:rsidR="00F337F4" w:rsidRDefault="00000000">
      <w:pPr>
        <w:spacing w:after="120"/>
      </w:pPr>
      <w:r>
        <w:t>Manches fällt einem nicht im Termin ein. Ein Notizzettel im Alltag hilft, Gedanken zu sammeln und ruhig zu besprechen, was dir wichtig ist.</w:t>
      </w:r>
    </w:p>
    <w:p w14:paraId="1196BCEB" w14:textId="77777777" w:rsidR="00F337F4" w:rsidRDefault="00000000">
      <w:pPr>
        <w:pStyle w:val="berschrift3"/>
        <w:spacing w:before="240" w:after="120"/>
      </w:pPr>
      <w:r>
        <w:t>Entscheidungen im eigenen Tempo</w:t>
      </w:r>
    </w:p>
    <w:p w14:paraId="5EDA4887" w14:textId="77777777" w:rsidR="00F337F4" w:rsidRDefault="00000000">
      <w:pPr>
        <w:spacing w:after="120"/>
      </w:pPr>
      <w:r>
        <w:t>Es gibt unterschiedliche Wege, die zu dir passen können. Information ist eine gute Grundlage, Druck hilft selten. Du darfst dir Zeit nehmen, Optionen zu verstehen.</w:t>
      </w:r>
    </w:p>
    <w:p w14:paraId="771D55FB" w14:textId="77777777" w:rsidR="00F337F4" w:rsidRDefault="00000000">
      <w:pPr>
        <w:pStyle w:val="berschrift3"/>
        <w:spacing w:before="240" w:after="120"/>
      </w:pPr>
      <w:r>
        <w:t>Selbstbestimmt bleiben</w:t>
      </w:r>
    </w:p>
    <w:p w14:paraId="3B787073" w14:textId="77777777" w:rsidR="00F337F4" w:rsidRDefault="00000000">
      <w:pPr>
        <w:spacing w:after="120"/>
      </w:pPr>
      <w:r>
        <w:t>Dein Körper, dein Tempo, deine Entscheidungen. Eine respektvolle Begleitung unterstützt dich dabei, dich sicher und gehört zu fühlen.</w:t>
      </w:r>
    </w:p>
    <w:p w14:paraId="167EC5C5" w14:textId="77777777" w:rsidR="00F337F4" w:rsidRDefault="00000000">
      <w:pPr>
        <w:pStyle w:val="berschrift2"/>
        <w:spacing w:before="240" w:after="120"/>
      </w:pPr>
      <w:bookmarkStart w:id="160" w:name="_Toc222131139"/>
      <w:r>
        <w:t>Vorbereitung auf Geburt &amp; Stillzeit</w:t>
      </w:r>
      <w:bookmarkEnd w:id="160"/>
    </w:p>
    <w:p w14:paraId="1875CFD0" w14:textId="77777777" w:rsidR="00F337F4" w:rsidRDefault="00000000">
      <w:pPr>
        <w:spacing w:after="120"/>
      </w:pPr>
      <w:r>
        <w:t>Vorbereitung kann beruhigen, ohne dass alles feststehen muss. Kleine Schritte im Vorfeld geben dir Sicherheit für den Übergang.</w:t>
      </w:r>
    </w:p>
    <w:p w14:paraId="7AB22FB5" w14:textId="77777777" w:rsidR="00F337F4" w:rsidRDefault="00000000">
      <w:pPr>
        <w:pStyle w:val="berschrift3"/>
        <w:spacing w:before="240" w:after="120"/>
      </w:pPr>
      <w:r>
        <w:t>Wünsche für die Geburt</w:t>
      </w:r>
    </w:p>
    <w:p w14:paraId="20DD2818" w14:textId="37A92E60" w:rsidR="00F337F4" w:rsidRDefault="00000000">
      <w:pPr>
        <w:spacing w:after="120"/>
      </w:pPr>
      <w:del w:id="161" w:author="Jürgen Bußmann" w:date="2026-02-16T10:58:00Z" w16du:dateUtc="2026-02-16T09:58:00Z">
        <w:r w:rsidDel="00F70CB2">
          <w:delText xml:space="preserve">Viele Frauen notieren, was ihnen während der Geburt wichtig ist: Ruhe, Begleitung, bestimmte Positionen oder eine klare Kommunikation. </w:delText>
        </w:r>
      </w:del>
      <w:ins w:id="162" w:author="Jürgen Bußmann" w:date="2026-02-16T10:57:00Z" w16du:dateUtc="2026-02-16T09:57:00Z">
        <w:r w:rsidR="00F70CB2">
          <w:t>Viele Frauen notieren, was ihnen während der Geburt wichtig ist: Ruhe, Begleitung, bestimmte Positionen, bestimmte Rituale, Musik oder Kerzenschein oder eine klare Kommunikation.</w:t>
        </w:r>
        <w:r w:rsidR="00F70CB2">
          <w:t xml:space="preserve"> </w:t>
        </w:r>
      </w:ins>
      <w:r>
        <w:t>Das schafft Klarheit und unterstützt das Team, dich gut zu begleiten.</w:t>
      </w:r>
      <w:ins w:id="163" w:author="Jürgen Bußmann" w:date="2026-02-16T10:57:00Z" w16du:dateUtc="2026-02-16T09:57:00Z">
        <w:r w:rsidR="00F70CB2" w:rsidRPr="00F70CB2">
          <w:t xml:space="preserve"> </w:t>
        </w:r>
      </w:ins>
    </w:p>
    <w:p w14:paraId="5F57E594" w14:textId="77777777" w:rsidR="00F337F4" w:rsidRDefault="00000000">
      <w:pPr>
        <w:pStyle w:val="berschrift3"/>
        <w:spacing w:before="240" w:after="120"/>
      </w:pPr>
      <w:r>
        <w:t>Wochenbett mitdenken</w:t>
      </w:r>
    </w:p>
    <w:p w14:paraId="4A0F35D5" w14:textId="77777777" w:rsidR="00F337F4" w:rsidRDefault="00000000">
      <w:pPr>
        <w:spacing w:after="120"/>
      </w:pPr>
      <w:r>
        <w:t>Der Start nach der Geburt braucht Zeit, Wärme und Unterstützung. Ein einfacher Plan für Essen, Haushalt und Besuch kann entlasten, damit du dich auf dich und dein Baby konzentrieren kannst.</w:t>
      </w:r>
    </w:p>
    <w:p w14:paraId="449108C4" w14:textId="77777777" w:rsidR="00F337F4" w:rsidRDefault="00000000">
      <w:pPr>
        <w:pStyle w:val="berschrift3"/>
        <w:spacing w:before="240" w:after="120"/>
      </w:pPr>
      <w:r>
        <w:t>Stillstart sanft vorbereiten</w:t>
      </w:r>
    </w:p>
    <w:p w14:paraId="0B0A1F9F" w14:textId="77777777" w:rsidR="00F337F4" w:rsidRDefault="00000000">
      <w:pPr>
        <w:spacing w:after="120"/>
      </w:pPr>
      <w:r>
        <w:t>Hautkontakt, Nähe und Zeit direkt nach der Geburt unterstützen einen ruhigen Beginn. Stillen darf sich entwickeln, Schritt für Schritt, ohne Eile.</w:t>
      </w:r>
    </w:p>
    <w:p w14:paraId="1E6BD721" w14:textId="77777777" w:rsidR="00F337F4" w:rsidRDefault="00000000">
      <w:pPr>
        <w:pStyle w:val="berschrift3"/>
        <w:spacing w:before="240" w:after="120"/>
      </w:pPr>
      <w:r>
        <w:t>Netzwerk aufbauen</w:t>
      </w:r>
    </w:p>
    <w:p w14:paraId="2A28C197" w14:textId="77777777" w:rsidR="00F337F4" w:rsidRDefault="00000000">
      <w:pPr>
        <w:spacing w:after="120"/>
      </w:pPr>
      <w:r>
        <w:t>Es tut gut zu wissen, wer bei Fragen da ist, etwa Hebamme, Stillberatung oder vertraute Personen. Ein kleiner Kontaktzettel genügt oft, um sich sicher zu fühlen.</w:t>
      </w:r>
    </w:p>
    <w:p w14:paraId="789784F6" w14:textId="77777777" w:rsidR="00F337F4" w:rsidRDefault="00000000">
      <w:pPr>
        <w:pStyle w:val="berschrift1"/>
        <w:spacing w:before="360" w:after="240"/>
      </w:pPr>
      <w:bookmarkStart w:id="164" w:name="_Toc222131140"/>
      <w:r>
        <w:lastRenderedPageBreak/>
        <w:t>Bei der Geburt</w:t>
      </w:r>
      <w:bookmarkEnd w:id="164"/>
    </w:p>
    <w:p w14:paraId="67D4B9AA" w14:textId="77777777" w:rsidR="00F337F4" w:rsidRDefault="00000000">
      <w:pPr>
        <w:pStyle w:val="berschrift2"/>
        <w:spacing w:before="240" w:after="120"/>
      </w:pPr>
      <w:bookmarkStart w:id="165" w:name="_Toc222131141"/>
      <w:r>
        <w:t>Ruhe &amp; Geburtsverlauf</w:t>
      </w:r>
      <w:bookmarkEnd w:id="165"/>
    </w:p>
    <w:p w14:paraId="66E3A8F7" w14:textId="77777777" w:rsidR="00F337F4" w:rsidRDefault="00000000">
      <w:pPr>
        <w:spacing w:after="120"/>
      </w:pPr>
      <w:r>
        <w:t>Eine Geburt darf Zeit brauchen. Ruhe, Schutz und Vertrauen helfen dem Körper, seinen eigenen Rhythmus zu finden und sicher zu arbeiten.</w:t>
      </w:r>
    </w:p>
    <w:p w14:paraId="46D5EF63" w14:textId="77777777" w:rsidR="00F337F4" w:rsidRDefault="00000000">
      <w:pPr>
        <w:pStyle w:val="berschrift3"/>
        <w:spacing w:before="240" w:after="120"/>
      </w:pPr>
      <w:r>
        <w:t>Geburt hat ihr eigenes Tempo</w:t>
      </w:r>
    </w:p>
    <w:p w14:paraId="184D72C6" w14:textId="77777777" w:rsidR="00F337F4" w:rsidRDefault="00000000">
      <w:pPr>
        <w:spacing w:after="120"/>
      </w:pPr>
      <w:r>
        <w:t>Jede Geburt verläuft anders. Manche Phasen gehen zügig, andere benötigen längere Pausen. Das ist keine Schwäche, sondern ein normaler Teil des Prozesses.</w:t>
      </w:r>
    </w:p>
    <w:p w14:paraId="6E38C62E" w14:textId="77777777" w:rsidR="00F337F4" w:rsidRDefault="00000000">
      <w:pPr>
        <w:pStyle w:val="Listenabsatz"/>
        <w:numPr>
          <w:ilvl w:val="0"/>
          <w:numId w:val="1"/>
        </w:numPr>
        <w:spacing w:after="60"/>
      </w:pPr>
      <w:r>
        <w:t>Pausen zwischen den Wehen sind normal und oft sinnvoll</w:t>
      </w:r>
    </w:p>
    <w:p w14:paraId="1317D204" w14:textId="77777777" w:rsidR="00F337F4" w:rsidRDefault="00000000">
      <w:pPr>
        <w:pStyle w:val="Listenabsatz"/>
        <w:numPr>
          <w:ilvl w:val="0"/>
          <w:numId w:val="1"/>
        </w:numPr>
        <w:spacing w:after="60"/>
      </w:pPr>
      <w:r>
        <w:t>Ein langsamer Verlauf bedeutet nicht automatisch ein Problem</w:t>
      </w:r>
    </w:p>
    <w:p w14:paraId="4B79B072" w14:textId="77777777" w:rsidR="00F70CB2" w:rsidRDefault="00000000" w:rsidP="00F70CB2">
      <w:pPr>
        <w:pStyle w:val="Listenabsatz"/>
        <w:numPr>
          <w:ilvl w:val="0"/>
          <w:numId w:val="1"/>
        </w:numPr>
        <w:spacing w:after="60"/>
        <w:rPr>
          <w:ins w:id="166" w:author="Jürgen Bußmann" w:date="2026-02-16T11:03:00Z" w16du:dateUtc="2026-02-16T10:03:00Z"/>
        </w:rPr>
      </w:pPr>
      <w:r>
        <w:t>Dein Körper gibt das Tempo vor</w:t>
      </w:r>
    </w:p>
    <w:p w14:paraId="13E0AE4F" w14:textId="1A570219" w:rsidR="00F337F4" w:rsidRDefault="00F70CB2" w:rsidP="00F70CB2">
      <w:pPr>
        <w:pStyle w:val="Listenabsatz"/>
        <w:numPr>
          <w:ilvl w:val="0"/>
          <w:numId w:val="1"/>
        </w:numPr>
        <w:spacing w:after="60"/>
      </w:pPr>
      <w:ins w:id="167" w:author="Jürgen Bußmann" w:date="2026-02-16T11:03:00Z" w16du:dateUtc="2026-02-16T10:03:00Z">
        <w:r>
          <w:t xml:space="preserve">Hol dir Unterstützung, die deine Ruhe schützt (entweder deinen Partner oder eine gute Freundin oder jemand, der dies beruflich macht </w:t>
        </w:r>
        <w:proofErr w:type="spellStart"/>
        <w:r>
          <w:t>zB</w:t>
        </w:r>
        <w:proofErr w:type="spellEnd"/>
        <w:r>
          <w:t xml:space="preserve">. eine </w:t>
        </w:r>
        <w:proofErr w:type="spellStart"/>
        <w:r>
          <w:t>Doula</w:t>
        </w:r>
        <w:proofErr w:type="spellEnd"/>
        <w:r>
          <w:t>.</w:t>
        </w:r>
      </w:ins>
    </w:p>
    <w:p w14:paraId="2D8BD1C9" w14:textId="77777777" w:rsidR="00F337F4" w:rsidRDefault="00000000">
      <w:pPr>
        <w:pStyle w:val="berschrift3"/>
        <w:spacing w:before="240" w:after="120"/>
      </w:pPr>
      <w:r>
        <w:t>Warum Ruhe ein Schutzfaktor ist</w:t>
      </w:r>
    </w:p>
    <w:p w14:paraId="67FBD1A0" w14:textId="77777777" w:rsidR="00F337F4" w:rsidRDefault="00000000">
      <w:pPr>
        <w:spacing w:after="120"/>
      </w:pPr>
      <w:r>
        <w:t>Ein geschützter Rahmen hilft dem Körper, im Gleichgewicht zu bleiben. Weniger Stress ermöglicht, dass natürliche Abläufe stabiler und klarer spürbar sind.</w:t>
      </w:r>
    </w:p>
    <w:p w14:paraId="42A5DD83" w14:textId="77777777" w:rsidR="00F337F4" w:rsidRDefault="00000000">
      <w:pPr>
        <w:pStyle w:val="berschrift3"/>
        <w:spacing w:before="240" w:after="120"/>
      </w:pPr>
      <w:r>
        <w:t>Zeitdruck im System ist kein Maßstab</w:t>
      </w:r>
    </w:p>
    <w:p w14:paraId="702FC420" w14:textId="77777777" w:rsidR="00F337F4" w:rsidRDefault="00000000">
      <w:pPr>
        <w:spacing w:after="120"/>
      </w:pPr>
      <w:proofErr w:type="spellStart"/>
      <w:proofErr w:type="gramStart"/>
      <w:r>
        <w:t>Geburtshelfer:innen</w:t>
      </w:r>
      <w:proofErr w:type="spellEnd"/>
      <w:proofErr w:type="gramEnd"/>
      <w:r>
        <w:t xml:space="preserve"> arbeiten häufig unter organisatorischem Zeitdruck. Das ist verständlich, aber kein Maßstab für dein individuelles Tempo. Dein Verlauf darf in Ruhe beobachtet werden.</w:t>
      </w:r>
    </w:p>
    <w:p w14:paraId="73840226" w14:textId="77777777" w:rsidR="00F337F4" w:rsidRDefault="00000000">
      <w:pPr>
        <w:pStyle w:val="berschrift3"/>
        <w:spacing w:before="240" w:after="120"/>
      </w:pPr>
      <w:r>
        <w:t>Selbstbestimmt bleiben</w:t>
      </w:r>
    </w:p>
    <w:p w14:paraId="2A5355D4" w14:textId="77777777" w:rsidR="00F337F4" w:rsidRDefault="00000000">
      <w:pPr>
        <w:spacing w:after="120"/>
      </w:pPr>
      <w:r>
        <w:t>Du darfst Fragen stellen, um Erklärungen bitten und Wünsche äußern. Entscheidungen in Ruhe zu treffen, stärkt Sicherheit und Vertrauen.</w:t>
      </w:r>
    </w:p>
    <w:p w14:paraId="5A1080C1" w14:textId="77777777" w:rsidR="00F337F4" w:rsidRDefault="00000000">
      <w:pPr>
        <w:pStyle w:val="Listenabsatz"/>
        <w:numPr>
          <w:ilvl w:val="0"/>
          <w:numId w:val="1"/>
        </w:numPr>
        <w:spacing w:after="60"/>
      </w:pPr>
      <w:r>
        <w:t>Sag, was du brauchst, um dich sicher zu fühlen</w:t>
      </w:r>
    </w:p>
    <w:p w14:paraId="462844AE" w14:textId="77777777" w:rsidR="00F337F4" w:rsidRDefault="00000000">
      <w:pPr>
        <w:pStyle w:val="Listenabsatz"/>
        <w:numPr>
          <w:ilvl w:val="0"/>
          <w:numId w:val="1"/>
        </w:numPr>
        <w:spacing w:after="60"/>
      </w:pPr>
      <w:r>
        <w:t>Bitte um Bedenkzeit, wenn du unsicher bist</w:t>
      </w:r>
    </w:p>
    <w:p w14:paraId="11DF9584" w14:textId="77777777" w:rsidR="00F337F4" w:rsidRDefault="00000000">
      <w:pPr>
        <w:pStyle w:val="Listenabsatz"/>
        <w:numPr>
          <w:ilvl w:val="0"/>
          <w:numId w:val="1"/>
        </w:numPr>
        <w:spacing w:after="60"/>
      </w:pPr>
      <w:r>
        <w:t>Hol dir Unterstützung, die deine Ruhe schützt</w:t>
      </w:r>
    </w:p>
    <w:p w14:paraId="4977954F" w14:textId="77777777" w:rsidR="00F337F4" w:rsidRDefault="00000000">
      <w:pPr>
        <w:pStyle w:val="berschrift2"/>
        <w:spacing w:before="240" w:after="120"/>
      </w:pPr>
      <w:bookmarkStart w:id="168" w:name="_Toc222131142"/>
      <w:r>
        <w:t>Die Nabelschnur &amp; der erste Übergang</w:t>
      </w:r>
      <w:bookmarkEnd w:id="168"/>
    </w:p>
    <w:p w14:paraId="0BA7E5EC" w14:textId="77777777" w:rsidR="00F337F4" w:rsidRDefault="00000000">
      <w:pPr>
        <w:spacing w:after="120"/>
      </w:pPr>
      <w:r>
        <w:t>Der erste Übergang ins Leben außerhalb des Bauches darf sanft sein. Eine auspulsiert belassene Nabelschnur unterstützt diesen Start auf natürliche Weise.</w:t>
      </w:r>
    </w:p>
    <w:p w14:paraId="432C49A1" w14:textId="77777777" w:rsidR="00F337F4" w:rsidRDefault="00000000">
      <w:pPr>
        <w:pStyle w:val="berschrift3"/>
        <w:spacing w:before="240" w:after="120"/>
      </w:pPr>
      <w:r>
        <w:t>Auspulsieren: der natürliche Übergang</w:t>
      </w:r>
    </w:p>
    <w:p w14:paraId="1511767D" w14:textId="4499A76C" w:rsidR="00F337F4" w:rsidDel="00F70CB2" w:rsidRDefault="00000000">
      <w:pPr>
        <w:spacing w:after="120"/>
        <w:rPr>
          <w:del w:id="169" w:author="Jürgen Bußmann" w:date="2026-02-16T11:04:00Z" w16du:dateUtc="2026-02-16T10:04:00Z"/>
        </w:rPr>
      </w:pPr>
      <w:del w:id="170" w:author="Jürgen Bußmann" w:date="2026-02-16T11:04:00Z" w16du:dateUtc="2026-02-16T10:04:00Z">
        <w:r w:rsidDel="00F70CB2">
          <w:delText>Nach der Geburt pulsiert die Nabelschnur noch eine Zeit lang. In dieser Phase fließt weiterhin Blut vom Mutterkuchen zum Baby.</w:delText>
        </w:r>
      </w:del>
      <w:ins w:id="171" w:author="Jürgen Bußmann" w:date="2026-02-16T11:04:00Z" w16du:dateUtc="2026-02-16T10:04:00Z">
        <w:r w:rsidR="00F70CB2" w:rsidRPr="00F70CB2">
          <w:t xml:space="preserve"> </w:t>
        </w:r>
        <w:r w:rsidR="00F70CB2">
          <w:t xml:space="preserve">Nach der Geburt pulsiert die Nabelschnur noch eine Zeit lang.“ Diese Zeit ist </w:t>
        </w:r>
        <w:proofErr w:type="gramStart"/>
        <w:r w:rsidR="00F70CB2">
          <w:t>ganz individuell</w:t>
        </w:r>
        <w:proofErr w:type="gramEnd"/>
        <w:r w:rsidR="00F70CB2">
          <w:t xml:space="preserve">, manchmal nur wenige Minuten, manchmal eine halbe Stunde. Eine auspulsierte Plazenta kann leichter geboren </w:t>
        </w:r>
        <w:proofErr w:type="spellStart"/>
        <w:r w:rsidR="00F70CB2">
          <w:t>werden.</w:t>
        </w:r>
      </w:ins>
    </w:p>
    <w:p w14:paraId="59FB5A72" w14:textId="77777777" w:rsidR="00F337F4" w:rsidRDefault="00000000">
      <w:pPr>
        <w:pStyle w:val="Listenabsatz"/>
        <w:numPr>
          <w:ilvl w:val="0"/>
          <w:numId w:val="1"/>
        </w:numPr>
        <w:spacing w:after="60"/>
      </w:pPr>
      <w:r>
        <w:t>Bessere</w:t>
      </w:r>
      <w:proofErr w:type="spellEnd"/>
      <w:r>
        <w:t xml:space="preserve"> Anpassung des Babys nach der Geburt</w:t>
      </w:r>
    </w:p>
    <w:p w14:paraId="1AC9BABB" w14:textId="77777777" w:rsidR="00F337F4" w:rsidRDefault="00000000">
      <w:pPr>
        <w:pStyle w:val="Listenabsatz"/>
        <w:numPr>
          <w:ilvl w:val="0"/>
          <w:numId w:val="1"/>
        </w:numPr>
        <w:spacing w:after="60"/>
      </w:pPr>
      <w:r>
        <w:t>Mehr Blutvolumen und Eisenreserven</w:t>
      </w:r>
    </w:p>
    <w:p w14:paraId="480D6050" w14:textId="77777777" w:rsidR="00F337F4" w:rsidRDefault="00000000">
      <w:pPr>
        <w:pStyle w:val="Listenabsatz"/>
        <w:numPr>
          <w:ilvl w:val="0"/>
          <w:numId w:val="1"/>
        </w:numPr>
        <w:spacing w:after="60"/>
      </w:pPr>
      <w:r>
        <w:t>Zusätzliche Stammzellen für einen guten Start</w:t>
      </w:r>
    </w:p>
    <w:p w14:paraId="4434C8BC" w14:textId="77777777" w:rsidR="00F337F4" w:rsidRDefault="00000000">
      <w:pPr>
        <w:pStyle w:val="berschrift3"/>
        <w:spacing w:before="240" w:after="120"/>
      </w:pPr>
      <w:r>
        <w:t>Wann durchtrennen?</w:t>
      </w:r>
    </w:p>
    <w:p w14:paraId="3805AED0" w14:textId="77777777" w:rsidR="00F337F4" w:rsidRDefault="00000000">
      <w:pPr>
        <w:spacing w:after="120"/>
      </w:pPr>
      <w:r>
        <w:t>Als Orientierung gilt: Erst trennen, wenn die Nabelschnur aufgehört hat zu pulsieren. Das gibt dem Baby Zeit, in Ruhe anzukommen.</w:t>
      </w:r>
    </w:p>
    <w:p w14:paraId="4D102539" w14:textId="77777777" w:rsidR="00F337F4" w:rsidRDefault="00000000">
      <w:pPr>
        <w:pStyle w:val="berschrift3"/>
        <w:spacing w:before="240" w:after="120"/>
      </w:pPr>
      <w:r>
        <w:t>Warum nicht an der Nabelschnur ziehen</w:t>
      </w:r>
    </w:p>
    <w:p w14:paraId="7F70D65E" w14:textId="11C7A62D" w:rsidR="00F337F4" w:rsidRDefault="00000000">
      <w:pPr>
        <w:spacing w:after="120"/>
      </w:pPr>
      <w:r>
        <w:lastRenderedPageBreak/>
        <w:t xml:space="preserve">Die Plazenta löst sich am besten in ihrem eigenen Tempo. </w:t>
      </w:r>
      <w:del w:id="172" w:author="Jürgen Bußmann" w:date="2026-02-16T11:05:00Z" w16du:dateUtc="2026-02-16T10:05:00Z">
        <w:r w:rsidDel="000B6438">
          <w:delText>Ziehen kann den natürlichen Ablauf stören und unnötigen Stress verursachen.</w:delText>
        </w:r>
      </w:del>
      <w:ins w:id="173" w:author="Jürgen Bußmann" w:date="2026-02-16T11:05:00Z" w16du:dateUtc="2026-02-16T10:05:00Z">
        <w:r w:rsidR="000B6438" w:rsidRPr="000B6438">
          <w:t xml:space="preserve"> </w:t>
        </w:r>
        <w:r w:rsidR="000B6438">
          <w:t>Ziehen kann den natürlichen Ablauf stören und unnötigen Stress oder gar Verletzungen verursachen.</w:t>
        </w:r>
      </w:ins>
    </w:p>
    <w:p w14:paraId="26DCCC1C" w14:textId="77777777" w:rsidR="00F337F4" w:rsidRDefault="00000000">
      <w:pPr>
        <w:pStyle w:val="berschrift3"/>
        <w:spacing w:before="240" w:after="120"/>
      </w:pPr>
      <w:r>
        <w:t>Ein sanfter Start zählt</w:t>
      </w:r>
    </w:p>
    <w:p w14:paraId="7F8F20AA" w14:textId="77777777" w:rsidR="00F337F4" w:rsidRDefault="00000000">
      <w:pPr>
        <w:spacing w:after="120"/>
      </w:pPr>
      <w:r>
        <w:t>Nähe, Wärme und Haut-zu-Haut-Kontakt unterstützen den Kreislauf und das Ankommen. Viele erste Untersuchungen können dabei am Körper der Mutter stattfinden.</w:t>
      </w:r>
    </w:p>
    <w:p w14:paraId="30E51970" w14:textId="77777777" w:rsidR="00F337F4" w:rsidRDefault="00000000">
      <w:pPr>
        <w:pStyle w:val="berschrift2"/>
        <w:spacing w:before="240" w:after="120"/>
      </w:pPr>
      <w:bookmarkStart w:id="174" w:name="_Toc222131143"/>
      <w:r>
        <w:t>Die Nachgeburt verstehen</w:t>
      </w:r>
      <w:bookmarkEnd w:id="174"/>
    </w:p>
    <w:p w14:paraId="62120943" w14:textId="0CA2EBA9" w:rsidR="000B6438" w:rsidRDefault="00000000" w:rsidP="000B6438">
      <w:pPr>
        <w:rPr>
          <w:ins w:id="175" w:author="Jürgen Bußmann" w:date="2026-02-16T11:06:00Z" w16du:dateUtc="2026-02-16T10:06:00Z"/>
        </w:rPr>
      </w:pPr>
      <w:r>
        <w:t>Die Nachgeburt ist ein eigener Abschnitt der Geburt. Sie darf Zeit brauchen und profitiert von Ruhe, Nähe und einem sicheren Rahmen.</w:t>
      </w:r>
    </w:p>
    <w:p w14:paraId="600DA4F1" w14:textId="68FA27E7" w:rsidR="00F337F4" w:rsidRDefault="00F337F4">
      <w:pPr>
        <w:spacing w:after="120"/>
      </w:pPr>
    </w:p>
    <w:p w14:paraId="067DA7CB" w14:textId="77777777" w:rsidR="00F337F4" w:rsidRDefault="00000000">
      <w:pPr>
        <w:pStyle w:val="berschrift3"/>
        <w:spacing w:before="240" w:after="120"/>
      </w:pPr>
      <w:r>
        <w:t>Was die Nachgeburt ist</w:t>
      </w:r>
    </w:p>
    <w:p w14:paraId="1D9ABBFD" w14:textId="77777777" w:rsidR="00F337F4" w:rsidRDefault="00000000">
      <w:pPr>
        <w:spacing w:after="120"/>
      </w:pPr>
      <w:r>
        <w:t>Nachgeburt bedeutet, dass die Plazenta geboren wird. Dieser Schritt gehört zum natürlichen Abschluss der Geburt.</w:t>
      </w:r>
    </w:p>
    <w:p w14:paraId="542A96F3" w14:textId="77777777" w:rsidR="00F337F4" w:rsidRDefault="00000000">
      <w:pPr>
        <w:pStyle w:val="berschrift3"/>
        <w:spacing w:before="240" w:after="120"/>
      </w:pPr>
      <w:r>
        <w:t>Zeit ist normal</w:t>
      </w:r>
    </w:p>
    <w:p w14:paraId="06895586" w14:textId="45B8C443" w:rsidR="000B6438" w:rsidRDefault="00000000" w:rsidP="000B6438">
      <w:pPr>
        <w:rPr>
          <w:ins w:id="176" w:author="Jürgen Bußmann" w:date="2026-02-16T11:09:00Z" w16du:dateUtc="2026-02-16T10:09:00Z"/>
        </w:rPr>
      </w:pPr>
      <w:del w:id="177" w:author="Jürgen Bußmann" w:date="2026-02-16T11:08:00Z" w16du:dateUtc="2026-02-16T10:08:00Z">
        <w:r w:rsidDel="000B6438">
          <w:delText>Die Nachgeburt kann 30 Minuten oder länger dauern. Das ist häufig normal und kein Grund zur Eile.</w:delText>
        </w:r>
      </w:del>
      <w:ins w:id="178" w:author="Jürgen Bußmann" w:date="2026-02-16T11:09:00Z" w16du:dateUtc="2026-02-16T10:09:00Z">
        <w:r w:rsidR="000B6438" w:rsidRPr="000B6438">
          <w:t xml:space="preserve"> </w:t>
        </w:r>
        <w:r w:rsidR="000B6438">
          <w:t>Die Geburt der Plazenta kann 30 Minuten oder länger dauern. Das ist normal und kein Grund zur Eile.</w:t>
        </w:r>
      </w:ins>
    </w:p>
    <w:p w14:paraId="00EDD168" w14:textId="5DA2B2F8" w:rsidR="00F337F4" w:rsidDel="000B6438" w:rsidRDefault="00F337F4">
      <w:pPr>
        <w:spacing w:after="120"/>
        <w:rPr>
          <w:del w:id="179" w:author="Jürgen Bußmann" w:date="2026-02-16T11:08:00Z" w16du:dateUtc="2026-02-16T10:08:00Z"/>
        </w:rPr>
      </w:pPr>
    </w:p>
    <w:p w14:paraId="3E873030" w14:textId="77777777" w:rsidR="00F337F4" w:rsidRDefault="00000000">
      <w:pPr>
        <w:pStyle w:val="berschrift3"/>
        <w:spacing w:before="240" w:after="120"/>
      </w:pPr>
      <w:r>
        <w:t>Was den Ablauf unterstützen kann</w:t>
      </w:r>
    </w:p>
    <w:p w14:paraId="63507E20" w14:textId="77777777" w:rsidR="00F337F4" w:rsidRDefault="00000000">
      <w:pPr>
        <w:spacing w:after="120"/>
      </w:pPr>
      <w:r>
        <w:t>Ein ruhiges Umfeld hilft dem Körper, den Prozess in eigener Zeit zu beenden.</w:t>
      </w:r>
    </w:p>
    <w:p w14:paraId="22036B04" w14:textId="77777777" w:rsidR="00F337F4" w:rsidRDefault="00000000">
      <w:pPr>
        <w:pStyle w:val="Listenabsatz"/>
        <w:numPr>
          <w:ilvl w:val="0"/>
          <w:numId w:val="1"/>
        </w:numPr>
        <w:spacing w:after="60"/>
      </w:pPr>
      <w:r>
        <w:t>Ruhe und ungestörter Haut-zu-Haut-Kontakt</w:t>
      </w:r>
    </w:p>
    <w:p w14:paraId="782D46AD" w14:textId="77777777" w:rsidR="00F337F4" w:rsidRDefault="00000000">
      <w:pPr>
        <w:pStyle w:val="Listenabsatz"/>
        <w:numPr>
          <w:ilvl w:val="0"/>
          <w:numId w:val="1"/>
        </w:numPr>
        <w:spacing w:after="60"/>
      </w:pPr>
      <w:r>
        <w:t>Bequeme Position und Wärme</w:t>
      </w:r>
    </w:p>
    <w:p w14:paraId="7BFD4CF6" w14:textId="77777777" w:rsidR="00F337F4" w:rsidRDefault="00000000">
      <w:pPr>
        <w:pStyle w:val="Listenabsatz"/>
        <w:numPr>
          <w:ilvl w:val="0"/>
          <w:numId w:val="1"/>
        </w:numPr>
        <w:spacing w:after="60"/>
      </w:pPr>
      <w:r>
        <w:t>Wenn es passt: erstes Anlegen an die Brust</w:t>
      </w:r>
    </w:p>
    <w:p w14:paraId="3F7E6BC8" w14:textId="77777777" w:rsidR="00F337F4" w:rsidRDefault="00000000">
      <w:pPr>
        <w:pStyle w:val="berschrift3"/>
        <w:spacing w:before="240" w:after="120"/>
      </w:pPr>
      <w:r>
        <w:t>Entscheidungen in Ruhe treffen</w:t>
      </w:r>
    </w:p>
    <w:p w14:paraId="6FF9BF94" w14:textId="77777777" w:rsidR="00F337F4" w:rsidRDefault="00000000">
      <w:pPr>
        <w:spacing w:after="120"/>
      </w:pPr>
      <w:r>
        <w:t>Wenn Maßnahmen vorgeschlagen werden, darfst du nach dem Grund fragen und dir Erklärungen geben lassen. Informierte Entscheidungen stärken Sicherheit.</w:t>
      </w:r>
    </w:p>
    <w:p w14:paraId="5B378E7E" w14:textId="77777777" w:rsidR="00F337F4" w:rsidRDefault="00000000">
      <w:pPr>
        <w:pStyle w:val="berschrift2"/>
        <w:spacing w:before="240" w:after="120"/>
      </w:pPr>
      <w:bookmarkStart w:id="180" w:name="_Toc222131144"/>
      <w:r>
        <w:t>Interventionen &amp; Entscheidungen</w:t>
      </w:r>
      <w:bookmarkEnd w:id="180"/>
    </w:p>
    <w:p w14:paraId="7D62702E" w14:textId="77777777" w:rsidR="00F337F4" w:rsidRDefault="00000000">
      <w:pPr>
        <w:spacing w:after="120"/>
      </w:pPr>
      <w:r>
        <w:t>Medizinische Maßnahmen können hilfreich sein, wenn eine klare Indikation vorliegt. Gleichzeitig darfst du in Ruhe verstehen, was vorgeschlagen wird.</w:t>
      </w:r>
    </w:p>
    <w:p w14:paraId="447690F1" w14:textId="77777777" w:rsidR="00F337F4" w:rsidRDefault="00000000">
      <w:pPr>
        <w:pStyle w:val="berschrift3"/>
        <w:spacing w:before="240" w:after="120"/>
      </w:pPr>
      <w:r>
        <w:t>Indikation statt Routine</w:t>
      </w:r>
    </w:p>
    <w:p w14:paraId="13A34DB0" w14:textId="77777777" w:rsidR="00F337F4" w:rsidRDefault="00000000">
      <w:pPr>
        <w:spacing w:after="120"/>
      </w:pPr>
      <w:r>
        <w:t>Nicht jede Maßnahme ist automatisch notwendig. Wenn es eine medizinische Indikation gibt, ist eine Intervention sinnvoll. Ohne Indikation darfst du abwägen.</w:t>
      </w:r>
    </w:p>
    <w:p w14:paraId="7AE80E22" w14:textId="77777777" w:rsidR="00F337F4" w:rsidRDefault="00000000">
      <w:pPr>
        <w:pStyle w:val="berschrift3"/>
        <w:spacing w:before="240" w:after="120"/>
      </w:pPr>
      <w:r>
        <w:t>Informiert entscheiden</w:t>
      </w:r>
    </w:p>
    <w:p w14:paraId="33732D35" w14:textId="77777777" w:rsidR="00F337F4" w:rsidRDefault="00000000">
      <w:pPr>
        <w:spacing w:after="120"/>
      </w:pPr>
      <w:r>
        <w:t>Du hast das Recht, Fragen zu stellen und Erklärungen zu erhalten. Das schafft Orientierung und Sicherheit.</w:t>
      </w:r>
    </w:p>
    <w:p w14:paraId="649A11A9" w14:textId="77777777" w:rsidR="00F337F4" w:rsidRDefault="00000000">
      <w:pPr>
        <w:pStyle w:val="Listenabsatz"/>
        <w:numPr>
          <w:ilvl w:val="0"/>
          <w:numId w:val="1"/>
        </w:numPr>
        <w:spacing w:after="60"/>
      </w:pPr>
      <w:r>
        <w:t>Wozu ist die Maßnahme gedacht?</w:t>
      </w:r>
    </w:p>
    <w:p w14:paraId="05A45E35" w14:textId="77777777" w:rsidR="00F337F4" w:rsidRDefault="00000000">
      <w:pPr>
        <w:pStyle w:val="Listenabsatz"/>
        <w:numPr>
          <w:ilvl w:val="0"/>
          <w:numId w:val="1"/>
        </w:numPr>
        <w:spacing w:after="60"/>
      </w:pPr>
      <w:r>
        <w:t>Gibt es Alternativen oder Zeit zum Abwarten?</w:t>
      </w:r>
    </w:p>
    <w:p w14:paraId="0DBEDA9E" w14:textId="77777777" w:rsidR="00F337F4" w:rsidRDefault="00000000">
      <w:pPr>
        <w:pStyle w:val="Listenabsatz"/>
        <w:numPr>
          <w:ilvl w:val="0"/>
          <w:numId w:val="1"/>
        </w:numPr>
        <w:spacing w:after="60"/>
      </w:pPr>
      <w:r>
        <w:t>Welche Folgen hat es, wenn wir noch etwas warten?</w:t>
      </w:r>
    </w:p>
    <w:p w14:paraId="6DD59E30" w14:textId="77777777" w:rsidR="00F337F4" w:rsidRDefault="00000000">
      <w:pPr>
        <w:pStyle w:val="berschrift3"/>
        <w:spacing w:before="240" w:after="120"/>
      </w:pPr>
      <w:r>
        <w:t>Aufschieben ist erlaubt</w:t>
      </w:r>
    </w:p>
    <w:p w14:paraId="37227985" w14:textId="77777777" w:rsidR="00F337F4" w:rsidRDefault="00000000">
      <w:pPr>
        <w:spacing w:after="120"/>
      </w:pPr>
      <w:r>
        <w:t>Medikamente, Spritzen oder erste Impfungen sind nicht immer sofort notwendig. Häufig gibt es Spielraum, um Entscheidungen in Ruhe zu treffen.</w:t>
      </w:r>
    </w:p>
    <w:p w14:paraId="409CB450" w14:textId="77777777" w:rsidR="00F337F4" w:rsidRDefault="00000000">
      <w:pPr>
        <w:pStyle w:val="berschrift3"/>
        <w:spacing w:before="240" w:after="120"/>
      </w:pPr>
      <w:r>
        <w:lastRenderedPageBreak/>
        <w:t>Dein Wille zählt</w:t>
      </w:r>
    </w:p>
    <w:p w14:paraId="56BE4876" w14:textId="77777777" w:rsidR="00F337F4" w:rsidRDefault="00000000">
      <w:pPr>
        <w:spacing w:after="120"/>
      </w:pPr>
      <w:r>
        <w:t>Entscheidungen sollten informiert und freiwillig erfolgen. Dein Körper, dein Tempo und dein Einverständnis sind maßgeblich.</w:t>
      </w:r>
    </w:p>
    <w:p w14:paraId="5CEECA2E" w14:textId="77777777" w:rsidR="00F337F4" w:rsidRDefault="00000000">
      <w:pPr>
        <w:pStyle w:val="berschrift2"/>
        <w:spacing w:before="240" w:after="120"/>
      </w:pPr>
      <w:bookmarkStart w:id="181" w:name="_Toc222131145"/>
      <w:r>
        <w:t>Oxytocin, frühe Bindung &amp; Stillstart</w:t>
      </w:r>
      <w:bookmarkEnd w:id="181"/>
    </w:p>
    <w:p w14:paraId="4FCF3574" w14:textId="77777777" w:rsidR="00F337F4" w:rsidRDefault="00000000">
      <w:pPr>
        <w:spacing w:after="120"/>
      </w:pPr>
      <w:r>
        <w:t>Oxytocin ist ein zentrales Bindungs- und Stillhormon. Ein ruhiger Start unterstützt seine natürliche Ausschüttung und hilft dem Stillbeginn.</w:t>
      </w:r>
    </w:p>
    <w:p w14:paraId="5B428ED0" w14:textId="77777777" w:rsidR="00F337F4" w:rsidRDefault="00000000">
      <w:pPr>
        <w:pStyle w:val="berschrift3"/>
        <w:spacing w:before="240" w:after="120"/>
      </w:pPr>
      <w:r>
        <w:t>Körpereigenes Oxytocin</w:t>
      </w:r>
    </w:p>
    <w:p w14:paraId="44319C7B" w14:textId="2A9AFB5A" w:rsidR="000B6438" w:rsidRDefault="00000000" w:rsidP="000B6438">
      <w:pPr>
        <w:rPr>
          <w:ins w:id="182" w:author="Jürgen Bußmann" w:date="2026-02-16T11:09:00Z" w16du:dateUtc="2026-02-16T10:09:00Z"/>
        </w:rPr>
      </w:pPr>
      <w:del w:id="183" w:author="Jürgen Bußmann" w:date="2026-02-16T11:09:00Z" w16du:dateUtc="2026-02-16T10:09:00Z">
        <w:r w:rsidDel="000B6438">
          <w:delText>Das körpereigene Oxytocin wird durch Ruhe, Sicherheit und Nähe gefördert. Es unterstützt Wehen, Bindung und den Milchspendereflex.</w:delText>
        </w:r>
      </w:del>
      <w:ins w:id="184" w:author="Jürgen Bußmann" w:date="2026-02-16T11:09:00Z" w16du:dateUtc="2026-02-16T10:09:00Z">
        <w:r w:rsidR="000B6438" w:rsidRPr="000B6438">
          <w:t xml:space="preserve"> </w:t>
        </w:r>
        <w:r w:rsidR="000B6438">
          <w:t xml:space="preserve">Das körpereigene Oxytocin wird durch Ruhe, Sicherheit und Nähe gefördert. Es unterstützt Wehen und mindert deren Schmerz, außerdem fördert es die Bindung zum Neugeborenen und unterstützt den sorgt für den </w:t>
        </w:r>
        <w:proofErr w:type="spellStart"/>
        <w:r w:rsidR="000B6438">
          <w:t>Milchspendereflex</w:t>
        </w:r>
        <w:proofErr w:type="spellEnd"/>
        <w:r w:rsidR="000B6438">
          <w:t>.</w:t>
        </w:r>
      </w:ins>
    </w:p>
    <w:p w14:paraId="236D9C14" w14:textId="3E4CFD37" w:rsidR="00F337F4" w:rsidDel="000B6438" w:rsidRDefault="00F337F4">
      <w:pPr>
        <w:spacing w:after="120"/>
        <w:rPr>
          <w:del w:id="185" w:author="Jürgen Bußmann" w:date="2026-02-16T11:09:00Z" w16du:dateUtc="2026-02-16T10:09:00Z"/>
        </w:rPr>
      </w:pPr>
    </w:p>
    <w:p w14:paraId="3F096EED" w14:textId="77777777" w:rsidR="00F337F4" w:rsidRDefault="00000000" w:rsidP="000B6438">
      <w:pPr>
        <w:spacing w:after="120"/>
      </w:pPr>
      <w:r>
        <w:t>Künstliches Oxytocin</w:t>
      </w:r>
    </w:p>
    <w:p w14:paraId="67F154C2" w14:textId="3B8FA09F" w:rsidR="00F337F4" w:rsidRDefault="00000000">
      <w:pPr>
        <w:spacing w:after="120"/>
      </w:pPr>
      <w:r>
        <w:t>Künstliches Oxytocin wirkt anders als die körpereigene Ausschüttung. Es kann helfen, wenn eine medizinische Indikation vorliegt, sollte aber bewusst eingesetzt werden.</w:t>
      </w:r>
      <w:ins w:id="186" w:author="Jürgen Bußmann" w:date="2026-02-16T11:10:00Z" w16du:dateUtc="2026-02-16T10:10:00Z">
        <w:r w:rsidR="000B6438">
          <w:t xml:space="preserve"> </w:t>
        </w:r>
        <w:r w:rsidR="000B6438">
          <w:t xml:space="preserve">Wird es für eine Geburtseinleitung genutzt, muss unbedingt darüber aufgeklärt werden, dass es zu </w:t>
        </w:r>
        <w:proofErr w:type="spellStart"/>
        <w:r w:rsidR="000B6438">
          <w:t>Wehenstürmen</w:t>
        </w:r>
        <w:proofErr w:type="spellEnd"/>
        <w:r w:rsidR="000B6438">
          <w:t xml:space="preserve"> kommen kann.</w:t>
        </w:r>
      </w:ins>
    </w:p>
    <w:p w14:paraId="304D8E70" w14:textId="77777777" w:rsidR="00F337F4" w:rsidRDefault="00000000">
      <w:pPr>
        <w:pStyle w:val="berschrift3"/>
        <w:spacing w:before="240" w:after="120"/>
      </w:pPr>
      <w:r>
        <w:t>Warum der Stillstart sensibel ist</w:t>
      </w:r>
    </w:p>
    <w:p w14:paraId="2A5E311C" w14:textId="77777777" w:rsidR="00F337F4" w:rsidRDefault="00000000">
      <w:pPr>
        <w:spacing w:after="120"/>
      </w:pPr>
      <w:r>
        <w:t>Direkt nach der Geburt ist das Zusammenspiel aus Ruhe, Hormonen und Nähe besonders fein. Künstliches Oxytocin kann den Stillstart erschweren, wenn es ohne klare Indikation gegeben wird.</w:t>
      </w:r>
    </w:p>
    <w:p w14:paraId="7A8ED184" w14:textId="77777777" w:rsidR="00F337F4" w:rsidRDefault="00000000">
      <w:pPr>
        <w:pStyle w:val="berschrift3"/>
        <w:spacing w:before="240" w:after="120"/>
      </w:pPr>
      <w:r>
        <w:t>Haut-zu-Haut-Kontakt wirkt beruhigend</w:t>
      </w:r>
    </w:p>
    <w:p w14:paraId="5408A6B2" w14:textId="77777777" w:rsidR="00F337F4" w:rsidRDefault="00000000">
      <w:pPr>
        <w:spacing w:after="120"/>
      </w:pPr>
      <w:r>
        <w:t xml:space="preserve">Haut-zu-Haut fördert die natürliche </w:t>
      </w:r>
      <w:proofErr w:type="spellStart"/>
      <w:r>
        <w:t>Oxytocinproduktion</w:t>
      </w:r>
      <w:proofErr w:type="spellEnd"/>
      <w:r>
        <w:t xml:space="preserve"> und stärkt Bindung, Stillen und Regulation des Babys.</w:t>
      </w:r>
    </w:p>
    <w:p w14:paraId="6AEFCA4F" w14:textId="77777777" w:rsidR="00F337F4" w:rsidRDefault="00000000">
      <w:pPr>
        <w:pStyle w:val="Listenabsatz"/>
        <w:numPr>
          <w:ilvl w:val="0"/>
          <w:numId w:val="1"/>
        </w:numPr>
        <w:spacing w:after="60"/>
      </w:pPr>
      <w:r>
        <w:t>Beruhigt Atmung und Herzschlag</w:t>
      </w:r>
    </w:p>
    <w:p w14:paraId="0C313C20" w14:textId="77777777" w:rsidR="00F337F4" w:rsidRDefault="00000000">
      <w:pPr>
        <w:pStyle w:val="Listenabsatz"/>
        <w:numPr>
          <w:ilvl w:val="0"/>
          <w:numId w:val="1"/>
        </w:numPr>
        <w:spacing w:after="60"/>
      </w:pPr>
      <w:r>
        <w:t>Unterstützt Bindung und Stillstart</w:t>
      </w:r>
    </w:p>
    <w:p w14:paraId="57DC622D" w14:textId="77777777" w:rsidR="00F337F4" w:rsidRDefault="00000000">
      <w:pPr>
        <w:pStyle w:val="Listenabsatz"/>
        <w:numPr>
          <w:ilvl w:val="0"/>
          <w:numId w:val="1"/>
        </w:numPr>
        <w:spacing w:after="60"/>
        <w:rPr>
          <w:ins w:id="187" w:author="Jürgen Bußmann" w:date="2026-02-16T11:11:00Z" w16du:dateUtc="2026-02-16T10:11:00Z"/>
        </w:rPr>
      </w:pPr>
      <w:r>
        <w:t>Gibt Sicherheit für Mutter und Kind</w:t>
      </w:r>
    </w:p>
    <w:p w14:paraId="7D1F8406" w14:textId="77777777" w:rsidR="000B6438" w:rsidRDefault="000B6438" w:rsidP="000B6438">
      <w:pPr>
        <w:pStyle w:val="Listenabsatz"/>
        <w:numPr>
          <w:ilvl w:val="0"/>
          <w:numId w:val="1"/>
        </w:numPr>
        <w:spacing w:after="160" w:line="278" w:lineRule="auto"/>
        <w:contextualSpacing/>
        <w:rPr>
          <w:ins w:id="188" w:author="Jürgen Bußmann" w:date="2026-02-16T11:11:00Z" w16du:dateUtc="2026-02-16T10:11:00Z"/>
        </w:rPr>
      </w:pPr>
      <w:ins w:id="189" w:author="Jürgen Bußmann" w:date="2026-02-16T11:11:00Z" w16du:dateUtc="2026-02-16T10:11:00Z">
        <w:r>
          <w:t>Ruhe bewahren</w:t>
        </w:r>
      </w:ins>
    </w:p>
    <w:p w14:paraId="3D18C780" w14:textId="77777777" w:rsidR="000B6438" w:rsidRDefault="000B6438" w:rsidP="000B6438">
      <w:pPr>
        <w:pStyle w:val="Listenabsatz"/>
        <w:numPr>
          <w:ilvl w:val="0"/>
          <w:numId w:val="1"/>
        </w:numPr>
        <w:spacing w:after="160" w:line="278" w:lineRule="auto"/>
        <w:contextualSpacing/>
        <w:rPr>
          <w:ins w:id="190" w:author="Jürgen Bußmann" w:date="2026-02-16T11:11:00Z" w16du:dateUtc="2026-02-16T10:11:00Z"/>
        </w:rPr>
      </w:pPr>
      <w:ins w:id="191" w:author="Jürgen Bußmann" w:date="2026-02-16T11:11:00Z" w16du:dateUtc="2026-02-16T10:11:00Z">
        <w:r>
          <w:t>Bei Unsicherheiten sofort deine Hebamme oder Stillberaterin kontaktieren und nicht voreilig handeln</w:t>
        </w:r>
      </w:ins>
    </w:p>
    <w:p w14:paraId="2153080D" w14:textId="77777777" w:rsidR="000B6438" w:rsidRDefault="000B6438" w:rsidP="000B6438">
      <w:pPr>
        <w:ind w:left="360"/>
        <w:rPr>
          <w:ins w:id="192" w:author="Jürgen Bußmann" w:date="2026-02-16T11:12:00Z" w16du:dateUtc="2026-02-16T10:12:00Z"/>
        </w:rPr>
        <w:pPrChange w:id="193" w:author="Jürgen Bußmann" w:date="2026-02-16T11:12:00Z" w16du:dateUtc="2026-02-16T10:12:00Z">
          <w:pPr>
            <w:pStyle w:val="Listenabsatz"/>
            <w:numPr>
              <w:numId w:val="1"/>
            </w:numPr>
            <w:ind w:left="720" w:hanging="360"/>
          </w:pPr>
        </w:pPrChange>
      </w:pPr>
      <w:ins w:id="194" w:author="Jürgen Bußmann" w:date="2026-02-16T11:12:00Z" w16du:dateUtc="2026-02-16T10:12:00Z">
        <w:r>
          <w:t xml:space="preserve">(Im Krankenhaus kommt es nicht darauf an ob gestillt oder die Flasche gegeben wird. Dort ist es wichtig, dass das Baby bis zur Entlassung wieder genügend zugenommen hat. Leider </w:t>
        </w:r>
        <w:proofErr w:type="gramStart"/>
        <w:r>
          <w:t>hinterlässt</w:t>
        </w:r>
        <w:proofErr w:type="gramEnd"/>
        <w:r>
          <w:t xml:space="preserve"> auch hier der Personalmangel und bürokratischer Unsinn seine Spuren)</w:t>
        </w:r>
      </w:ins>
    </w:p>
    <w:p w14:paraId="33AB3D18" w14:textId="77777777" w:rsidR="000B6438" w:rsidRDefault="000B6438" w:rsidP="000B6438">
      <w:pPr>
        <w:spacing w:after="60"/>
        <w:ind w:left="360"/>
        <w:pPrChange w:id="195" w:author="Jürgen Bußmann" w:date="2026-02-16T11:12:00Z" w16du:dateUtc="2026-02-16T10:12:00Z">
          <w:pPr>
            <w:pStyle w:val="Listenabsatz"/>
            <w:numPr>
              <w:numId w:val="1"/>
            </w:numPr>
            <w:spacing w:after="60"/>
            <w:ind w:left="720" w:hanging="360"/>
          </w:pPr>
        </w:pPrChange>
      </w:pPr>
    </w:p>
    <w:p w14:paraId="3CAF4E49" w14:textId="77777777" w:rsidR="00F337F4" w:rsidRDefault="00000000">
      <w:pPr>
        <w:pStyle w:val="berschrift3"/>
        <w:spacing w:before="240" w:after="120"/>
      </w:pPr>
      <w:r>
        <w:t>Nur mit Indikation und Zustimmung</w:t>
      </w:r>
    </w:p>
    <w:p w14:paraId="2C5B1C9D" w14:textId="77777777" w:rsidR="00F337F4" w:rsidRDefault="00000000">
      <w:pPr>
        <w:spacing w:after="120"/>
      </w:pPr>
      <w:r>
        <w:t>Eine Gabe von Oxytocin ist nur bei medizinischer Indikation sinnvoll und darf niemals gegen den Willen der Mutter erfolgen.</w:t>
      </w:r>
    </w:p>
    <w:p w14:paraId="3E65818F" w14:textId="77777777" w:rsidR="00F337F4" w:rsidRDefault="00000000">
      <w:pPr>
        <w:pStyle w:val="berschrift2"/>
        <w:spacing w:before="240" w:after="120"/>
      </w:pPr>
      <w:bookmarkStart w:id="196" w:name="_Toc222131146"/>
      <w:r>
        <w:t>Die erste Zeit nach der Geburt</w:t>
      </w:r>
      <w:bookmarkEnd w:id="196"/>
    </w:p>
    <w:p w14:paraId="57283293" w14:textId="77777777" w:rsidR="00F337F4" w:rsidRDefault="00000000">
      <w:pPr>
        <w:spacing w:after="120"/>
      </w:pPr>
      <w:r>
        <w:t>Die ersten Stunden gehören euch. Ruhe, Nähe und das eigene Körpergefühl helfen, in Sicherheit anzukommen.</w:t>
      </w:r>
    </w:p>
    <w:p w14:paraId="3C291342" w14:textId="77777777" w:rsidR="00F337F4" w:rsidRDefault="00000000">
      <w:pPr>
        <w:pStyle w:val="berschrift3"/>
        <w:spacing w:before="240" w:after="120"/>
      </w:pPr>
      <w:r>
        <w:t>Ankommen und den Körper spüren</w:t>
      </w:r>
    </w:p>
    <w:p w14:paraId="0ED4AD5C" w14:textId="77777777" w:rsidR="00F337F4" w:rsidRDefault="00000000">
      <w:pPr>
        <w:spacing w:after="120"/>
      </w:pPr>
      <w:r>
        <w:t>Nach der Geburt darfst du auf deinen Körper hören. Müdigkeit, Zittern oder ein großer Gefühlswechsel sind häufig und dürfen Raum bekommen.</w:t>
      </w:r>
    </w:p>
    <w:p w14:paraId="100B68DC" w14:textId="77777777" w:rsidR="00F337F4" w:rsidRDefault="00000000">
      <w:pPr>
        <w:pStyle w:val="berschrift3"/>
        <w:spacing w:before="240" w:after="120"/>
      </w:pPr>
      <w:r>
        <w:t>Nähe zum Baby schützen</w:t>
      </w:r>
    </w:p>
    <w:p w14:paraId="20C26982" w14:textId="77777777" w:rsidR="00F337F4" w:rsidRDefault="00000000">
      <w:pPr>
        <w:spacing w:after="120"/>
      </w:pPr>
      <w:r>
        <w:t>Ununterbrochene Nähe unterstützt Bindung, Wärme und die natürliche Regulation des Babys. Du darfst dir dafür Zeit nehmen.</w:t>
      </w:r>
    </w:p>
    <w:p w14:paraId="5D5672CC" w14:textId="77777777" w:rsidR="00F337F4" w:rsidRDefault="00000000">
      <w:pPr>
        <w:pStyle w:val="berschrift3"/>
        <w:spacing w:before="240" w:after="120"/>
      </w:pPr>
      <w:r>
        <w:lastRenderedPageBreak/>
        <w:t>Nicht drängen lassen</w:t>
      </w:r>
    </w:p>
    <w:p w14:paraId="587EDC64" w14:textId="77777777" w:rsidR="00F337F4" w:rsidRDefault="00000000">
      <w:pPr>
        <w:spacing w:after="120"/>
      </w:pPr>
      <w:r>
        <w:t>Du musst nichts überstürzen. Entscheidungen können in Ruhe getroffen werden, und Fragen sind immer erlaubt.</w:t>
      </w:r>
    </w:p>
    <w:p w14:paraId="15D9D1D4" w14:textId="77777777" w:rsidR="00F337F4" w:rsidRDefault="00000000">
      <w:pPr>
        <w:pStyle w:val="berschrift3"/>
        <w:spacing w:before="240" w:after="120"/>
      </w:pPr>
      <w:r>
        <w:t>Wichtige Hinweise für die ersten Stunden</w:t>
      </w:r>
    </w:p>
    <w:p w14:paraId="60538243" w14:textId="77777777" w:rsidR="00F337F4" w:rsidRDefault="00000000">
      <w:pPr>
        <w:spacing w:after="120"/>
      </w:pPr>
      <w:r>
        <w:t>Diese einfachen Leitlinien helfen dir, ruhig und selbstbestimmt zu bleiben.</w:t>
      </w:r>
    </w:p>
    <w:p w14:paraId="7EB932C8" w14:textId="77777777" w:rsidR="00F337F4" w:rsidRDefault="00000000">
      <w:pPr>
        <w:pStyle w:val="Listenabsatz"/>
        <w:numPr>
          <w:ilvl w:val="0"/>
          <w:numId w:val="1"/>
        </w:numPr>
        <w:spacing w:after="60"/>
      </w:pPr>
      <w:r>
        <w:t>Auf den eigenen Körper hören</w:t>
      </w:r>
    </w:p>
    <w:p w14:paraId="21DE18D2" w14:textId="77777777" w:rsidR="00F337F4" w:rsidRDefault="00000000">
      <w:pPr>
        <w:pStyle w:val="Listenabsatz"/>
        <w:numPr>
          <w:ilvl w:val="0"/>
          <w:numId w:val="1"/>
        </w:numPr>
        <w:spacing w:after="60"/>
      </w:pPr>
      <w:r>
        <w:t>Nähe zum Baby schützen</w:t>
      </w:r>
    </w:p>
    <w:p w14:paraId="606AF4FF" w14:textId="77777777" w:rsidR="00F337F4" w:rsidRDefault="00000000">
      <w:pPr>
        <w:pStyle w:val="Listenabsatz"/>
        <w:numPr>
          <w:ilvl w:val="0"/>
          <w:numId w:val="1"/>
        </w:numPr>
        <w:spacing w:after="60"/>
      </w:pPr>
      <w:r>
        <w:t>Sich nicht drängen lassen</w:t>
      </w:r>
    </w:p>
    <w:p w14:paraId="0245CA22" w14:textId="77777777" w:rsidR="00F337F4" w:rsidRDefault="00000000">
      <w:pPr>
        <w:pStyle w:val="Listenabsatz"/>
        <w:numPr>
          <w:ilvl w:val="0"/>
          <w:numId w:val="1"/>
        </w:numPr>
        <w:spacing w:after="60"/>
      </w:pPr>
      <w:r>
        <w:t>Fragen stellen dürfen</w:t>
      </w:r>
    </w:p>
    <w:p w14:paraId="4A68389E" w14:textId="77777777" w:rsidR="00F337F4" w:rsidRDefault="00000000">
      <w:pPr>
        <w:pStyle w:val="Listenabsatz"/>
        <w:numPr>
          <w:ilvl w:val="0"/>
          <w:numId w:val="1"/>
        </w:numPr>
        <w:spacing w:after="60"/>
      </w:pPr>
      <w:r>
        <w:t>Ruhe bewahren</w:t>
      </w:r>
    </w:p>
    <w:p w14:paraId="1B50DD12" w14:textId="77777777" w:rsidR="00F337F4" w:rsidRDefault="00000000">
      <w:pPr>
        <w:pStyle w:val="berschrift1"/>
        <w:spacing w:before="360" w:after="240"/>
      </w:pPr>
      <w:bookmarkStart w:id="197" w:name="_Toc222131147"/>
      <w:r>
        <w:t>Stillen</w:t>
      </w:r>
      <w:bookmarkEnd w:id="197"/>
    </w:p>
    <w:p w14:paraId="083DB397" w14:textId="77777777" w:rsidR="00F337F4" w:rsidRDefault="00000000">
      <w:pPr>
        <w:pStyle w:val="berschrift2"/>
        <w:spacing w:before="240" w:after="120"/>
      </w:pPr>
      <w:bookmarkStart w:id="198" w:name="_Toc222131148"/>
      <w:r>
        <w:t>Gutes Anlegen erkennen</w:t>
      </w:r>
      <w:bookmarkEnd w:id="198"/>
    </w:p>
    <w:p w14:paraId="421F563C" w14:textId="77777777" w:rsidR="00F337F4" w:rsidRDefault="00000000">
      <w:pPr>
        <w:spacing w:after="120"/>
      </w:pPr>
      <w:r>
        <w:t>Ein tiefes Anlegen hilft dem Baby effizient zu trinken und entlastet deine Brust. Du erkennst es an wenigen, klaren Zeichen.</w:t>
      </w:r>
    </w:p>
    <w:p w14:paraId="473C2658" w14:textId="77777777" w:rsidR="00F337F4" w:rsidRDefault="00000000">
      <w:pPr>
        <w:pStyle w:val="berschrift3"/>
        <w:spacing w:before="240" w:after="120"/>
      </w:pPr>
      <w:r>
        <w:t>Woran du es sofort siehst</w:t>
      </w:r>
    </w:p>
    <w:p w14:paraId="6997E30B" w14:textId="77777777" w:rsidR="00F337F4" w:rsidRDefault="00000000">
      <w:pPr>
        <w:spacing w:after="120"/>
      </w:pPr>
      <w:r>
        <w:t>Beim guten Anlegen liegt das Kinn an der Brust, der Mund ist weit geöffnet und die Lippen sind nach außen gestülpt.</w:t>
      </w:r>
    </w:p>
    <w:p w14:paraId="02EE1E7A" w14:textId="77777777" w:rsidR="00F337F4" w:rsidRDefault="00000000">
      <w:pPr>
        <w:pStyle w:val="Listenabsatz"/>
        <w:numPr>
          <w:ilvl w:val="0"/>
          <w:numId w:val="1"/>
        </w:numPr>
        <w:spacing w:after="60"/>
      </w:pPr>
      <w:r>
        <w:t>Kinn berührt die Brust</w:t>
      </w:r>
    </w:p>
    <w:p w14:paraId="0413DD01" w14:textId="77777777" w:rsidR="00F337F4" w:rsidRDefault="00000000">
      <w:pPr>
        <w:pStyle w:val="Listenabsatz"/>
        <w:numPr>
          <w:ilvl w:val="0"/>
          <w:numId w:val="1"/>
        </w:numPr>
        <w:spacing w:after="60"/>
      </w:pPr>
      <w:r>
        <w:t>Lippen nach außen</w:t>
      </w:r>
    </w:p>
    <w:p w14:paraId="09122910" w14:textId="77777777" w:rsidR="00F337F4" w:rsidRDefault="00000000">
      <w:pPr>
        <w:pStyle w:val="Listenabsatz"/>
        <w:numPr>
          <w:ilvl w:val="0"/>
          <w:numId w:val="1"/>
        </w:numPr>
        <w:spacing w:after="60"/>
      </w:pPr>
      <w:r>
        <w:t>Mehr Warzenhof oben sichtbar als unten</w:t>
      </w:r>
    </w:p>
    <w:p w14:paraId="18BE100A" w14:textId="77777777" w:rsidR="00F337F4" w:rsidRDefault="00000000">
      <w:pPr>
        <w:pStyle w:val="berschrift3"/>
        <w:spacing w:before="240" w:after="120"/>
      </w:pPr>
      <w:r>
        <w:t>Wie es sich anfühlen sollte</w:t>
      </w:r>
    </w:p>
    <w:p w14:paraId="4E7A13EC" w14:textId="77777777" w:rsidR="00F337F4" w:rsidRDefault="00000000">
      <w:pPr>
        <w:spacing w:after="120"/>
      </w:pPr>
      <w:r>
        <w:t>Der Saugimpuls ist kräftig, aber nicht schmerzhaft. Nach wenigen Sekunden fühlt sich das Stillen angenehm oder neutral an.</w:t>
      </w:r>
    </w:p>
    <w:p w14:paraId="3C5B11D6" w14:textId="77777777" w:rsidR="00F337F4" w:rsidRDefault="00000000">
      <w:pPr>
        <w:pStyle w:val="berschrift3"/>
        <w:spacing w:before="240" w:after="120"/>
      </w:pPr>
      <w:r>
        <w:t>Wenn es nicht passt</w:t>
      </w:r>
    </w:p>
    <w:p w14:paraId="0CC81510" w14:textId="77777777" w:rsidR="00F337F4" w:rsidRDefault="00000000">
      <w:pPr>
        <w:spacing w:after="120"/>
      </w:pPr>
      <w:r>
        <w:t>Schmerzt es dauerhaft oder klingt das Saugen klickend, löse sanft das Vakuum mit dem kleinen Finger und setze neu an.</w:t>
      </w:r>
    </w:p>
    <w:p w14:paraId="72DCC3E0" w14:textId="77777777" w:rsidR="00F337F4" w:rsidRDefault="00000000">
      <w:pPr>
        <w:spacing w:after="120"/>
      </w:pPr>
      <w:r>
        <w:t>Wenn die Schmerzen trotz Anpassung bleiben, die Brustwarzen wund werden oder das Baby kaum trinkt, ist fachliche Unterstützung sinnvoll.  Für persönliche Unterstützung kannst du dich direkt an Stillberaterin Jacqueline Tinz wenden: Jacqueline Tinz: 01601749534</w:t>
      </w:r>
    </w:p>
    <w:p w14:paraId="1A536A01" w14:textId="77777777" w:rsidR="00F337F4" w:rsidRDefault="00000000">
      <w:pPr>
        <w:pStyle w:val="berschrift2"/>
        <w:spacing w:before="240" w:after="120"/>
      </w:pPr>
      <w:bookmarkStart w:id="199" w:name="_Toc222131149"/>
      <w:r>
        <w:t>Anlegen Schritt für Schritt</w:t>
      </w:r>
      <w:bookmarkEnd w:id="199"/>
    </w:p>
    <w:p w14:paraId="0D166522" w14:textId="77777777" w:rsidR="00F337F4" w:rsidRDefault="00000000">
      <w:pPr>
        <w:spacing w:after="120"/>
      </w:pPr>
      <w:r>
        <w:t xml:space="preserve">Ein ruhiges Anlegen ist eine kleine Abfolge von Handgriffen. Mit Klarheit und Geduld </w:t>
      </w:r>
      <w:proofErr w:type="gramStart"/>
      <w:r>
        <w:t>klappt</w:t>
      </w:r>
      <w:proofErr w:type="gramEnd"/>
      <w:r>
        <w:t xml:space="preserve"> es meist schneller.</w:t>
      </w:r>
    </w:p>
    <w:p w14:paraId="2F3288BE" w14:textId="77777777" w:rsidR="00F337F4" w:rsidRDefault="00000000">
      <w:pPr>
        <w:pStyle w:val="berschrift3"/>
        <w:spacing w:before="240" w:after="120"/>
      </w:pPr>
      <w:r>
        <w:t>Position zuerst</w:t>
      </w:r>
    </w:p>
    <w:p w14:paraId="40B4AE20" w14:textId="77777777" w:rsidR="00F337F4" w:rsidRDefault="00000000">
      <w:pPr>
        <w:spacing w:after="120"/>
      </w:pPr>
      <w:r>
        <w:t>Setze dich bequem, stütze den Rücken und führe das Baby dicht an deinen Körper. Nase auf Höhe der Brustwarze.</w:t>
      </w:r>
    </w:p>
    <w:p w14:paraId="6E88D7F1" w14:textId="77777777" w:rsidR="00F337F4" w:rsidRDefault="00000000">
      <w:pPr>
        <w:pStyle w:val="berschrift3"/>
        <w:spacing w:before="240" w:after="120"/>
      </w:pPr>
      <w:r>
        <w:t>Auf den weiten Mund warten</w:t>
      </w:r>
    </w:p>
    <w:p w14:paraId="12D11BFC" w14:textId="77777777" w:rsidR="00F337F4" w:rsidRDefault="00000000">
      <w:pPr>
        <w:spacing w:after="120"/>
      </w:pPr>
      <w:r>
        <w:t>Streiche sanft mit der Brustwarze an der Oberlippe. Sobald der Mund weit offen ist, ziehst du das Baby nah an dich.</w:t>
      </w:r>
    </w:p>
    <w:p w14:paraId="7B2B4785" w14:textId="77777777" w:rsidR="00F337F4" w:rsidRDefault="00000000">
      <w:pPr>
        <w:pStyle w:val="berschrift3"/>
        <w:spacing w:before="240" w:after="120"/>
      </w:pPr>
      <w:r>
        <w:t>Kurz prüfen, dann loslassen</w:t>
      </w:r>
    </w:p>
    <w:p w14:paraId="4663A344" w14:textId="65746830" w:rsidR="00F337F4" w:rsidDel="000B6438" w:rsidRDefault="000B6438">
      <w:pPr>
        <w:spacing w:after="120"/>
        <w:rPr>
          <w:del w:id="200" w:author="Jürgen Bußmann" w:date="2026-02-16T11:13:00Z" w16du:dateUtc="2026-02-16T10:13:00Z"/>
        </w:rPr>
      </w:pPr>
      <w:ins w:id="201" w:author="Jürgen Bußmann" w:date="2026-02-16T11:14:00Z" w16du:dateUtc="2026-02-16T10:14:00Z">
        <w:r w:rsidRPr="000B6438">
          <w:lastRenderedPageBreak/>
          <w:t>Achte auf das korrekte Anlegen und entspanntes Saugen. Dann kannst du die Hand langsam lösen, wenn ihr euch beide gut eingerichtet habt.</w:t>
        </w:r>
        <w:r>
          <w:t xml:space="preserve"> </w:t>
        </w:r>
      </w:ins>
      <w:del w:id="202" w:author="Jürgen Bußmann" w:date="2026-02-16T11:13:00Z" w16du:dateUtc="2026-02-16T10:13:00Z">
        <w:r w:rsidR="00000000" w:rsidDel="000B6438">
          <w:delText>Achte auf tiefes Anlegen und entspanntes Saugen. Dann kannst du die Hand langsam lösen, wenn ihr stabil seid.</w:delText>
        </w:r>
      </w:del>
    </w:p>
    <w:p w14:paraId="777B3B8B" w14:textId="77777777" w:rsidR="00F337F4" w:rsidRDefault="00000000">
      <w:pPr>
        <w:spacing w:after="120"/>
      </w:pPr>
      <w:r>
        <w:t xml:space="preserve">Wenn das Anlegen </w:t>
      </w:r>
      <w:proofErr w:type="gramStart"/>
      <w:r>
        <w:t>wiederholt</w:t>
      </w:r>
      <w:proofErr w:type="gramEnd"/>
      <w:r>
        <w:t xml:space="preserve"> nicht gelingt oder sehr schmerzhaft ist, kann eine Stillberatung schnell Erleichterung bringen.  Für persönliche Unterstützung kannst du dich direkt an Stillberaterin Jacqueline Tinz wenden: Jacqueline Tinz: 01601749534</w:t>
      </w:r>
    </w:p>
    <w:p w14:paraId="4DA84D83" w14:textId="77777777" w:rsidR="00F337F4" w:rsidRDefault="00000000">
      <w:pPr>
        <w:pStyle w:val="berschrift2"/>
        <w:spacing w:before="240" w:after="120"/>
      </w:pPr>
      <w:bookmarkStart w:id="203" w:name="_Toc222131150"/>
      <w:r>
        <w:t>Stillpositionen im Überblick</w:t>
      </w:r>
      <w:bookmarkEnd w:id="203"/>
    </w:p>
    <w:p w14:paraId="4CB28AE8" w14:textId="77777777" w:rsidR="00F337F4" w:rsidRDefault="00000000">
      <w:pPr>
        <w:spacing w:after="120"/>
      </w:pPr>
      <w:r>
        <w:t>Es gibt nicht die eine perfekte Position. Entscheidend ist, dass ihr euch beide wohl und stabil fühlt.</w:t>
      </w:r>
    </w:p>
    <w:p w14:paraId="7887CAD5" w14:textId="77777777" w:rsidR="00F337F4" w:rsidRDefault="00000000">
      <w:pPr>
        <w:pStyle w:val="berschrift3"/>
        <w:spacing w:before="240" w:after="120"/>
      </w:pPr>
      <w:r>
        <w:t>Klassische Positionen</w:t>
      </w:r>
    </w:p>
    <w:p w14:paraId="0C7D4472" w14:textId="77777777" w:rsidR="00F337F4" w:rsidRDefault="00000000">
      <w:pPr>
        <w:spacing w:after="120"/>
      </w:pPr>
      <w:r>
        <w:t>Wiegegriff und Kreuzwiege bieten gute Kontrolle über den Kopf und eignen sich besonders für den Start.</w:t>
      </w:r>
    </w:p>
    <w:p w14:paraId="3CB76EA7" w14:textId="77777777" w:rsidR="00F337F4" w:rsidRDefault="00000000">
      <w:pPr>
        <w:pStyle w:val="Listenabsatz"/>
        <w:numPr>
          <w:ilvl w:val="0"/>
          <w:numId w:val="1"/>
        </w:numPr>
        <w:spacing w:after="60"/>
      </w:pPr>
      <w:r>
        <w:t>Wiegegriff: entspanntes Stillen im Sitzen</w:t>
      </w:r>
    </w:p>
    <w:p w14:paraId="641CE112" w14:textId="77777777" w:rsidR="00F337F4" w:rsidRDefault="00000000">
      <w:pPr>
        <w:pStyle w:val="Listenabsatz"/>
        <w:numPr>
          <w:ilvl w:val="0"/>
          <w:numId w:val="1"/>
        </w:numPr>
        <w:spacing w:after="60"/>
      </w:pPr>
      <w:r>
        <w:t>Kreuzwiege: mehr Führung für den Kopf</w:t>
      </w:r>
    </w:p>
    <w:p w14:paraId="42F358AA" w14:textId="77777777" w:rsidR="00F337F4" w:rsidRDefault="00000000">
      <w:pPr>
        <w:pStyle w:val="berschrift3"/>
        <w:spacing w:before="240" w:after="120"/>
      </w:pPr>
      <w:r>
        <w:t>Entlastende Varianten</w:t>
      </w:r>
    </w:p>
    <w:p w14:paraId="0C9D4588" w14:textId="77777777" w:rsidR="00F337F4" w:rsidRDefault="00000000">
      <w:pPr>
        <w:spacing w:after="120"/>
      </w:pPr>
      <w:r>
        <w:t>Rückengriff (Football) schont die Narbe nach Kaiserschnitt und hilft bei kleinen oder zarten Babys.</w:t>
      </w:r>
    </w:p>
    <w:p w14:paraId="088128BC" w14:textId="77777777" w:rsidR="00F337F4" w:rsidRDefault="00000000">
      <w:pPr>
        <w:pStyle w:val="berschrift3"/>
        <w:spacing w:before="240" w:after="120"/>
      </w:pPr>
      <w:r>
        <w:t>Liege- und Bauchlage</w:t>
      </w:r>
    </w:p>
    <w:p w14:paraId="5E045BDC" w14:textId="77777777" w:rsidR="00F337F4" w:rsidRDefault="00000000">
      <w:pPr>
        <w:spacing w:after="120"/>
      </w:pPr>
      <w:r>
        <w:t>Seitenlage entlastet nachts. Die Laid-Back-Position unterstützt das selbstständige Anlegen und reduziert Druck.</w:t>
      </w:r>
    </w:p>
    <w:p w14:paraId="6844DD2A" w14:textId="77777777" w:rsidR="00F337F4" w:rsidRDefault="00000000">
      <w:pPr>
        <w:pStyle w:val="berschrift2"/>
        <w:spacing w:before="240" w:after="120"/>
      </w:pPr>
      <w:bookmarkStart w:id="204" w:name="_Toc222131151"/>
      <w:r>
        <w:t>Schmerzen beim Stillen: häufige Ursachen</w:t>
      </w:r>
      <w:bookmarkEnd w:id="204"/>
    </w:p>
    <w:p w14:paraId="34E570B8" w14:textId="77777777" w:rsidR="00F337F4" w:rsidRDefault="00000000">
      <w:pPr>
        <w:spacing w:after="120"/>
      </w:pPr>
      <w:r>
        <w:t>Anhaltender Schmerz ist kein Zeichen, dass du dich "durchbeißen" musst. Oft helfen kleine Korrekturen.</w:t>
      </w:r>
    </w:p>
    <w:p w14:paraId="6122223A" w14:textId="77777777" w:rsidR="00F337F4" w:rsidRDefault="00000000">
      <w:pPr>
        <w:pStyle w:val="berschrift3"/>
        <w:spacing w:before="240" w:after="120"/>
      </w:pPr>
      <w:r>
        <w:t>Flaches Anlegen</w:t>
      </w:r>
    </w:p>
    <w:p w14:paraId="7587EDAC" w14:textId="77777777" w:rsidR="00F337F4" w:rsidRDefault="00000000">
      <w:pPr>
        <w:spacing w:after="120"/>
      </w:pPr>
      <w:r>
        <w:t>Wenn das Baby nur die Spitze der Brustwarze nimmt, entsteht Reibung. Tieferes Anlegen entlastet.</w:t>
      </w:r>
    </w:p>
    <w:p w14:paraId="7AB5E12F" w14:textId="77777777" w:rsidR="00F337F4" w:rsidRDefault="00000000">
      <w:pPr>
        <w:pStyle w:val="berschrift3"/>
        <w:spacing w:before="240" w:after="120"/>
      </w:pPr>
      <w:r>
        <w:t>Spannung und Haltung</w:t>
      </w:r>
    </w:p>
    <w:p w14:paraId="2E8CB219" w14:textId="77777777" w:rsidR="00F337F4" w:rsidRDefault="00000000">
      <w:pPr>
        <w:spacing w:after="120"/>
      </w:pPr>
      <w:r>
        <w:t>Verkrampfte Schultern oder ein verdrehter Oberkörper können Schmerzen verstärken. Sorge für Stabilität und Kissen.</w:t>
      </w:r>
    </w:p>
    <w:p w14:paraId="669943D1" w14:textId="77777777" w:rsidR="00F337F4" w:rsidRDefault="00000000">
      <w:pPr>
        <w:pStyle w:val="berschrift3"/>
        <w:spacing w:before="240" w:after="120"/>
      </w:pPr>
      <w:r>
        <w:t>Ungünstiger Winkel</w:t>
      </w:r>
    </w:p>
    <w:p w14:paraId="20CBA7DB" w14:textId="77777777" w:rsidR="00F337F4" w:rsidRDefault="00000000">
      <w:pPr>
        <w:spacing w:after="120"/>
      </w:pPr>
      <w:r>
        <w:t>Wenn die Nase zu stark in die Brust gedrückt wird, kippt das Kinn weg. Positioniere das Baby eher tiefer.</w:t>
      </w:r>
    </w:p>
    <w:p w14:paraId="3FF34ADC" w14:textId="77777777" w:rsidR="00F337F4" w:rsidRDefault="00000000">
      <w:pPr>
        <w:spacing w:after="120"/>
      </w:pPr>
      <w:r>
        <w:t>Bei starken, stechenden Schmerzen, wunden Brustwarzen oder Blutungen solltest du zeitnah Hilfe holen.  Für persönliche Unterstützung kannst du dich direkt an Stillberaterin Jacqueline Tinz wenden: Jacqueline Tinz: 01601749534</w:t>
      </w:r>
    </w:p>
    <w:p w14:paraId="738BACA4" w14:textId="77777777" w:rsidR="00F337F4" w:rsidRDefault="00000000">
      <w:pPr>
        <w:pStyle w:val="berschrift2"/>
        <w:spacing w:before="240" w:after="120"/>
      </w:pPr>
      <w:bookmarkStart w:id="205" w:name="_Toc222131152"/>
      <w:r>
        <w:t>Unruhiges Baby beim Stillen</w:t>
      </w:r>
      <w:bookmarkEnd w:id="205"/>
    </w:p>
    <w:p w14:paraId="506AFDCC" w14:textId="77777777" w:rsidR="00F337F4" w:rsidRDefault="00000000">
      <w:pPr>
        <w:spacing w:after="120"/>
      </w:pPr>
      <w:r>
        <w:t>Unruhe bedeutet nicht automatisch, dass etwas falsch läuft. Oft sind es kleine, lösbare Ursachen.</w:t>
      </w:r>
    </w:p>
    <w:p w14:paraId="33975C71" w14:textId="77777777" w:rsidR="00F337F4" w:rsidRDefault="00000000">
      <w:pPr>
        <w:pStyle w:val="berschrift3"/>
        <w:spacing w:before="240" w:after="120"/>
      </w:pPr>
      <w:r>
        <w:t>Typische Gründe</w:t>
      </w:r>
    </w:p>
    <w:p w14:paraId="50C23304" w14:textId="77777777" w:rsidR="00F337F4" w:rsidRDefault="00000000">
      <w:pPr>
        <w:spacing w:after="120"/>
      </w:pPr>
      <w:r>
        <w:t>Zu starker Milchfluss, Luft im Bauch oder Reizüberflutung können zu Zappeln und Absetzen führen.</w:t>
      </w:r>
    </w:p>
    <w:p w14:paraId="452C03BC" w14:textId="77777777" w:rsidR="00F337F4" w:rsidRDefault="00000000">
      <w:pPr>
        <w:pStyle w:val="berschrift3"/>
        <w:spacing w:before="240" w:after="120"/>
      </w:pPr>
      <w:r>
        <w:t>Ruhige Strategien</w:t>
      </w:r>
    </w:p>
    <w:p w14:paraId="4498109F" w14:textId="063C22D5" w:rsidR="00F337F4" w:rsidDel="002F418C" w:rsidRDefault="00000000">
      <w:pPr>
        <w:spacing w:after="120"/>
        <w:rPr>
          <w:del w:id="206" w:author="Jürgen Bußmann" w:date="2026-02-16T12:04:00Z" w16du:dateUtc="2026-02-16T11:04:00Z"/>
        </w:rPr>
      </w:pPr>
      <w:del w:id="207" w:author="Jürgen Bußmann" w:date="2026-02-16T12:04:00Z" w16du:dateUtc="2026-02-16T11:04:00Z">
        <w:r w:rsidDel="002F418C">
          <w:delText>Dunkler, ruhiger Raum, Hautkontakt und ein langsamer Start helfen häufig.</w:delText>
        </w:r>
      </w:del>
    </w:p>
    <w:p w14:paraId="18C28EFD" w14:textId="4413451E" w:rsidR="00F337F4" w:rsidDel="002F418C" w:rsidRDefault="00000000">
      <w:pPr>
        <w:pStyle w:val="Listenabsatz"/>
        <w:numPr>
          <w:ilvl w:val="0"/>
          <w:numId w:val="1"/>
        </w:numPr>
        <w:spacing w:after="60"/>
        <w:rPr>
          <w:del w:id="208" w:author="Jürgen Bußmann" w:date="2026-02-16T12:04:00Z" w16du:dateUtc="2026-02-16T11:04:00Z"/>
        </w:rPr>
      </w:pPr>
      <w:del w:id="209" w:author="Jürgen Bußmann" w:date="2026-02-16T12:04:00Z" w16du:dateUtc="2026-02-16T11:04:00Z">
        <w:r w:rsidDel="002F418C">
          <w:delText>Kurze Pausen zum Bäuerchen</w:delText>
        </w:r>
      </w:del>
    </w:p>
    <w:p w14:paraId="7AF4309C" w14:textId="2967C28D" w:rsidR="00F337F4" w:rsidDel="002F418C" w:rsidRDefault="00000000">
      <w:pPr>
        <w:pStyle w:val="Listenabsatz"/>
        <w:numPr>
          <w:ilvl w:val="0"/>
          <w:numId w:val="1"/>
        </w:numPr>
        <w:spacing w:after="60"/>
        <w:rPr>
          <w:del w:id="210" w:author="Jürgen Bußmann" w:date="2026-02-16T12:04:00Z" w16du:dateUtc="2026-02-16T11:04:00Z"/>
        </w:rPr>
      </w:pPr>
      <w:del w:id="211" w:author="Jürgen Bußmann" w:date="2026-02-16T12:04:00Z" w16du:dateUtc="2026-02-16T11:04:00Z">
        <w:r w:rsidDel="002F418C">
          <w:delText>Stillen im Halbdunkel</w:delText>
        </w:r>
      </w:del>
    </w:p>
    <w:p w14:paraId="00E4421D" w14:textId="555BF965" w:rsidR="002F418C" w:rsidRDefault="00000000" w:rsidP="002F418C">
      <w:pPr>
        <w:rPr>
          <w:ins w:id="212" w:author="Jürgen Bußmann" w:date="2026-02-16T12:04:00Z" w16du:dateUtc="2026-02-16T11:04:00Z"/>
        </w:rPr>
      </w:pPr>
      <w:del w:id="213" w:author="Jürgen Bußmann" w:date="2026-02-16T12:04:00Z" w16du:dateUtc="2026-02-16T11:04:00Z">
        <w:r w:rsidDel="002F418C">
          <w:delText>Wiegen vor dem Anlegen</w:delText>
        </w:r>
      </w:del>
      <w:ins w:id="214" w:author="Jürgen Bußmann" w:date="2026-02-16T12:04:00Z" w16du:dateUtc="2026-02-16T11:04:00Z">
        <w:r w:rsidR="002F418C" w:rsidRPr="002F418C">
          <w:t xml:space="preserve"> </w:t>
        </w:r>
        <w:r w:rsidR="002F418C">
          <w:t>Viel Hautkontakt, immer wieder in Ruhe anlegen, ohne sich dabei Stress oder Druck zu machen.</w:t>
        </w:r>
      </w:ins>
    </w:p>
    <w:p w14:paraId="4FC914FF" w14:textId="77777777" w:rsidR="002F418C" w:rsidRDefault="002F418C" w:rsidP="002F418C">
      <w:pPr>
        <w:pStyle w:val="Listenabsatz"/>
        <w:numPr>
          <w:ilvl w:val="0"/>
          <w:numId w:val="2"/>
        </w:numPr>
        <w:spacing w:after="160" w:line="278" w:lineRule="auto"/>
        <w:contextualSpacing/>
        <w:rPr>
          <w:ins w:id="215" w:author="Jürgen Bußmann" w:date="2026-02-16T12:04:00Z" w16du:dateUtc="2026-02-16T11:04:00Z"/>
        </w:rPr>
      </w:pPr>
      <w:ins w:id="216" w:author="Jürgen Bußmann" w:date="2026-02-16T12:04:00Z" w16du:dateUtc="2026-02-16T11:04:00Z">
        <w:r>
          <w:lastRenderedPageBreak/>
          <w:t>Stillen im Halbdunkeln</w:t>
        </w:r>
      </w:ins>
    </w:p>
    <w:p w14:paraId="703758E5" w14:textId="77777777" w:rsidR="002F418C" w:rsidRDefault="002F418C" w:rsidP="002F418C">
      <w:pPr>
        <w:pStyle w:val="Listenabsatz"/>
        <w:numPr>
          <w:ilvl w:val="0"/>
          <w:numId w:val="2"/>
        </w:numPr>
        <w:spacing w:after="160" w:line="278" w:lineRule="auto"/>
        <w:contextualSpacing/>
        <w:rPr>
          <w:ins w:id="217" w:author="Jürgen Bußmann" w:date="2026-02-16T12:04:00Z" w16du:dateUtc="2026-02-16T11:04:00Z"/>
        </w:rPr>
      </w:pPr>
      <w:ins w:id="218" w:author="Jürgen Bußmann" w:date="2026-02-16T12:04:00Z" w16du:dateUtc="2026-02-16T11:04:00Z">
        <w:r>
          <w:t>Hungerzeichen frühzeitig erkennen</w:t>
        </w:r>
      </w:ins>
    </w:p>
    <w:p w14:paraId="165A41D4" w14:textId="77777777" w:rsidR="002F418C" w:rsidRDefault="002F418C" w:rsidP="002F418C">
      <w:pPr>
        <w:pStyle w:val="Listenabsatz"/>
        <w:numPr>
          <w:ilvl w:val="0"/>
          <w:numId w:val="2"/>
        </w:numPr>
        <w:spacing w:after="160" w:line="278" w:lineRule="auto"/>
        <w:contextualSpacing/>
        <w:rPr>
          <w:ins w:id="219" w:author="Jürgen Bußmann" w:date="2026-02-16T12:04:00Z" w16du:dateUtc="2026-02-16T11:04:00Z"/>
        </w:rPr>
      </w:pPr>
      <w:ins w:id="220" w:author="Jürgen Bußmann" w:date="2026-02-16T12:04:00Z" w16du:dateUtc="2026-02-16T11:04:00Z">
        <w:r w:rsidRPr="001B35CD">
          <w:t>Bäuerchen sind bei gestillten Kindern gar nicht so wichtig und zwingend erforderlich, wie immer behauptet wird, also nimm dir auch hier etwas den Druck</w:t>
        </w:r>
        <w:r>
          <w:t xml:space="preserve"> raus.</w:t>
        </w:r>
      </w:ins>
    </w:p>
    <w:p w14:paraId="04F9D36D" w14:textId="1F9C2694" w:rsidR="00F337F4" w:rsidDel="002F418C" w:rsidRDefault="00F337F4">
      <w:pPr>
        <w:pStyle w:val="Listenabsatz"/>
        <w:numPr>
          <w:ilvl w:val="0"/>
          <w:numId w:val="1"/>
        </w:numPr>
        <w:spacing w:after="60"/>
        <w:rPr>
          <w:del w:id="221" w:author="Jürgen Bußmann" w:date="2026-02-16T12:04:00Z" w16du:dateUtc="2026-02-16T11:04:00Z"/>
        </w:rPr>
      </w:pPr>
    </w:p>
    <w:p w14:paraId="7F30AEB9" w14:textId="77777777" w:rsidR="00F337F4" w:rsidRDefault="00000000">
      <w:pPr>
        <w:pStyle w:val="berschrift3"/>
        <w:spacing w:before="240" w:after="120"/>
      </w:pPr>
      <w:r>
        <w:t>Timing beachten</w:t>
      </w:r>
    </w:p>
    <w:p w14:paraId="09ABDCE8" w14:textId="77777777" w:rsidR="00F337F4" w:rsidRDefault="00000000">
      <w:pPr>
        <w:spacing w:after="120"/>
      </w:pPr>
      <w:r>
        <w:t>Biete die Brust früh an, bevor der Hunger sehr groß ist. Das erleichtert das Anlegen.</w:t>
      </w:r>
    </w:p>
    <w:p w14:paraId="214660C3" w14:textId="77777777" w:rsidR="00F337F4" w:rsidRDefault="00000000">
      <w:pPr>
        <w:spacing w:after="120"/>
      </w:pPr>
      <w:r>
        <w:t>Wenn das Baby dauerhaft unruhig bleibt, schlecht trinkt oder kaum nasse Windeln hat, ist professionelle Unterstützung wichtig.  Für persönliche Unterstützung kannst du dich direkt an Stillberaterin Jacqueline Tinz wenden: Jacqueline Tinz: 01601749534</w:t>
      </w:r>
    </w:p>
    <w:p w14:paraId="23FAE053" w14:textId="77777777" w:rsidR="00F337F4" w:rsidRDefault="00000000">
      <w:pPr>
        <w:pStyle w:val="berschrift2"/>
        <w:spacing w:before="240" w:after="120"/>
      </w:pPr>
      <w:bookmarkStart w:id="222" w:name="_Toc222131153"/>
      <w:r>
        <w:t>Stillen nach Kaiserschnitt: Positionen</w:t>
      </w:r>
      <w:bookmarkEnd w:id="222"/>
    </w:p>
    <w:p w14:paraId="6A7C8E91" w14:textId="77777777" w:rsidR="00F337F4" w:rsidRDefault="00000000">
      <w:pPr>
        <w:spacing w:after="120"/>
      </w:pPr>
      <w:r>
        <w:t>Nach einem Kaiserschnitt braucht der Bauch Ruhe. Mit entlastenden Positionen ist Stillen trotzdem gut möglich.</w:t>
      </w:r>
    </w:p>
    <w:p w14:paraId="47763647" w14:textId="77777777" w:rsidR="00F337F4" w:rsidRDefault="00000000">
      <w:pPr>
        <w:pStyle w:val="berschrift3"/>
        <w:spacing w:before="240" w:after="120"/>
      </w:pPr>
      <w:r>
        <w:t>Seitenlage</w:t>
      </w:r>
    </w:p>
    <w:p w14:paraId="1D0D2753" w14:textId="77777777" w:rsidR="00F337F4" w:rsidRDefault="00000000">
      <w:pPr>
        <w:spacing w:after="120"/>
      </w:pPr>
      <w:r>
        <w:t>In der Seitenlage liegt kein Druck auf der Narbe. Ein Kissen im Rücken gibt Stabilität.</w:t>
      </w:r>
    </w:p>
    <w:p w14:paraId="1CAA535A" w14:textId="77777777" w:rsidR="00F337F4" w:rsidRDefault="00000000">
      <w:pPr>
        <w:pStyle w:val="berschrift3"/>
        <w:spacing w:before="240" w:after="120"/>
      </w:pPr>
      <w:r>
        <w:t>Rückengriff (Football)</w:t>
      </w:r>
    </w:p>
    <w:p w14:paraId="4D4C6003" w14:textId="77777777" w:rsidR="00F337F4" w:rsidRDefault="00000000">
      <w:pPr>
        <w:spacing w:after="120"/>
      </w:pPr>
      <w:r>
        <w:t>Das Baby liegt seitlich neben dir, die Füße nach hinten. So berührt es den Bauch kaum.</w:t>
      </w:r>
    </w:p>
    <w:p w14:paraId="060C3566" w14:textId="77777777" w:rsidR="00F337F4" w:rsidRDefault="00000000">
      <w:pPr>
        <w:pStyle w:val="berschrift3"/>
        <w:spacing w:before="240" w:after="120"/>
      </w:pPr>
      <w:r>
        <w:t>Hilfreiche Hilfsmittel</w:t>
      </w:r>
    </w:p>
    <w:p w14:paraId="1D694985" w14:textId="77777777" w:rsidR="00F337F4" w:rsidRDefault="00000000">
      <w:pPr>
        <w:spacing w:after="120"/>
      </w:pPr>
      <w:r>
        <w:t>Ein Stillkissen oder gerollte Decke kann den Bauch schützen und die Arme entlasten.</w:t>
      </w:r>
    </w:p>
    <w:p w14:paraId="6B364762" w14:textId="77777777" w:rsidR="00F337F4" w:rsidRDefault="00000000">
      <w:pPr>
        <w:spacing w:after="120"/>
      </w:pPr>
      <w:r>
        <w:t>Wenn Schmerzen oder die Narbe das Stillen stark erschweren, kann eine Stillberatung passende Positionen zeigen.  Für persönliche Unterstützung kannst du dich direkt an Stillberaterin Jacqueline Tinz wenden: Jacqueline Tinz: 01601749534</w:t>
      </w:r>
    </w:p>
    <w:p w14:paraId="1C5D732A" w14:textId="77777777" w:rsidR="00F337F4" w:rsidRDefault="00000000">
      <w:pPr>
        <w:pStyle w:val="berschrift2"/>
        <w:spacing w:before="240" w:after="120"/>
      </w:pPr>
      <w:bookmarkStart w:id="223" w:name="_Toc222131154"/>
      <w:r>
        <w:t>Flache oder hohle Brustwarzen</w:t>
      </w:r>
      <w:bookmarkEnd w:id="223"/>
    </w:p>
    <w:p w14:paraId="4817CFC6" w14:textId="77777777" w:rsidR="00F337F4" w:rsidRDefault="00000000">
      <w:pPr>
        <w:spacing w:after="120"/>
      </w:pPr>
      <w:r>
        <w:t>Auch mit flachen oder hohlen Brustwarzen ist Stillen meist gut möglich. Ein tiefer, aktiver Mund hilft dem Baby.</w:t>
      </w:r>
    </w:p>
    <w:p w14:paraId="548ABDA3" w14:textId="77777777" w:rsidR="00F337F4" w:rsidRDefault="00000000">
      <w:pPr>
        <w:pStyle w:val="berschrift3"/>
        <w:spacing w:before="240" w:after="120"/>
      </w:pPr>
      <w:r>
        <w:t>Sanft vorbereiten</w:t>
      </w:r>
    </w:p>
    <w:p w14:paraId="699A06D4" w14:textId="77777777" w:rsidR="00F337F4" w:rsidRDefault="00000000">
      <w:pPr>
        <w:spacing w:after="120"/>
      </w:pPr>
      <w:r>
        <w:t>Kurzes Ausstreichen oder Rollen der Brustwarze kann sie hervorheben, ohne sie zu reizen.</w:t>
      </w:r>
    </w:p>
    <w:p w14:paraId="5504F371" w14:textId="77777777" w:rsidR="00F337F4" w:rsidRDefault="00000000">
      <w:pPr>
        <w:pStyle w:val="berschrift3"/>
        <w:spacing w:before="240" w:after="120"/>
      </w:pPr>
      <w:r>
        <w:t>Tiefes Anlegen fördern</w:t>
      </w:r>
    </w:p>
    <w:p w14:paraId="39FC1CA1" w14:textId="77777777" w:rsidR="00F337F4" w:rsidRDefault="00000000">
      <w:pPr>
        <w:spacing w:after="120"/>
      </w:pPr>
      <w:r>
        <w:t>Achte auf weiten Mund und ein nahes Heranziehen. Ein großer Mundraum macht die Form weniger entscheidend.</w:t>
      </w:r>
    </w:p>
    <w:p w14:paraId="17E31984" w14:textId="77777777" w:rsidR="00F337F4" w:rsidRDefault="00000000">
      <w:pPr>
        <w:pStyle w:val="berschrift3"/>
        <w:spacing w:before="240" w:after="120"/>
      </w:pPr>
      <w:r>
        <w:t>Geduld und Wiederholungen</w:t>
      </w:r>
    </w:p>
    <w:p w14:paraId="7E56AC4C" w14:textId="77777777" w:rsidR="00F337F4" w:rsidRDefault="00000000">
      <w:pPr>
        <w:spacing w:after="120"/>
      </w:pPr>
      <w:r>
        <w:t>Manche Babys brauchen mehrere Versuche. Häufige, kurze Anlegeversuche sind oft hilfreicher als langer Druck.</w:t>
      </w:r>
    </w:p>
    <w:p w14:paraId="5E1CED86" w14:textId="77777777" w:rsidR="00F337F4" w:rsidRDefault="00000000">
      <w:pPr>
        <w:spacing w:after="120"/>
      </w:pPr>
      <w:r>
        <w:t>Wenn das Anlegen dauerhaft nicht gelingt oder die Brust stark schmerzt, ist eine Stillberatung sinnvoll.  Für persönliche Unterstützung kannst du dich direkt an Stillberaterin Jacqueline Tinz wenden: Jacqueline Tinz: 01601749534</w:t>
      </w:r>
    </w:p>
    <w:p w14:paraId="16D108B8" w14:textId="77777777" w:rsidR="00F337F4" w:rsidRDefault="00000000">
      <w:pPr>
        <w:pStyle w:val="berschrift2"/>
        <w:spacing w:before="240" w:after="120"/>
      </w:pPr>
      <w:bookmarkStart w:id="224" w:name="_Toc222131155"/>
      <w:r>
        <w:t>Schläfriges Neugeborenes</w:t>
      </w:r>
      <w:bookmarkEnd w:id="224"/>
    </w:p>
    <w:p w14:paraId="6C4848EB" w14:textId="77777777" w:rsidR="00F337F4" w:rsidRDefault="00000000">
      <w:pPr>
        <w:pStyle w:val="berschrift3"/>
        <w:spacing w:before="240" w:after="120"/>
      </w:pPr>
      <w:r>
        <w:t>Hautkontakt nutzen</w:t>
      </w:r>
    </w:p>
    <w:p w14:paraId="2C22438D" w14:textId="62BB40BC" w:rsidR="00F337F4" w:rsidRDefault="00000000">
      <w:pPr>
        <w:spacing w:after="120"/>
      </w:pPr>
      <w:r>
        <w:t xml:space="preserve">Lege das Baby </w:t>
      </w:r>
      <w:ins w:id="225" w:author="Jürgen Bußmann" w:date="2026-02-16T12:06:00Z" w16du:dateUtc="2026-02-16T11:06:00Z">
        <w:r w:rsidR="002F418C">
          <w:t xml:space="preserve">mit </w:t>
        </w:r>
      </w:ins>
      <w:del w:id="226" w:author="Jürgen Bußmann" w:date="2026-02-16T12:06:00Z" w16du:dateUtc="2026-02-16T11:06:00Z">
        <w:r w:rsidDel="002F418C">
          <w:delText>im</w:delText>
        </w:r>
      </w:del>
      <w:r>
        <w:t xml:space="preserve"> Hautkontakt an deine Brust. Das weckt Reflexe und beruhigt gleichzeitig.</w:t>
      </w:r>
    </w:p>
    <w:p w14:paraId="39864C85" w14:textId="77777777" w:rsidR="00F337F4" w:rsidRDefault="00000000">
      <w:pPr>
        <w:pStyle w:val="berschrift3"/>
        <w:spacing w:before="240" w:after="120"/>
      </w:pPr>
      <w:r>
        <w:lastRenderedPageBreak/>
        <w:t>Sanfte Aktivierung</w:t>
      </w:r>
    </w:p>
    <w:p w14:paraId="40CF9C58" w14:textId="77777777" w:rsidR="002F418C" w:rsidRDefault="002F418C" w:rsidP="002F418C">
      <w:pPr>
        <w:rPr>
          <w:ins w:id="227" w:author="Jürgen Bußmann" w:date="2026-02-16T12:07:00Z" w16du:dateUtc="2026-02-16T11:07:00Z"/>
        </w:rPr>
      </w:pPr>
      <w:ins w:id="228" w:author="Jürgen Bußmann" w:date="2026-02-16T12:07:00Z" w16du:dateUtc="2026-02-16T11:07:00Z">
        <w:r>
          <w:t>Streiche über den Rücken oder Füße, wechsle die Windel oder öffne kurz die Kleidung, um es etwas aktiver zu bekommen.</w:t>
        </w:r>
      </w:ins>
    </w:p>
    <w:p w14:paraId="70324B0D" w14:textId="28B2B7E7" w:rsidR="00F337F4" w:rsidDel="002F418C" w:rsidRDefault="00000000">
      <w:pPr>
        <w:spacing w:after="120"/>
        <w:rPr>
          <w:del w:id="229" w:author="Jürgen Bußmann" w:date="2026-02-16T12:07:00Z" w16du:dateUtc="2026-02-16T11:07:00Z"/>
        </w:rPr>
      </w:pPr>
      <w:del w:id="230" w:author="Jürgen Bußmann" w:date="2026-02-16T12:07:00Z" w16du:dateUtc="2026-02-16T11:07:00Z">
        <w:r w:rsidDel="002F418C">
          <w:delText>Streiche über Rücken oder Füße, wechsle die Windel oder öffne kurz die Kleidung, um es zu aktivieren.</w:delText>
        </w:r>
      </w:del>
    </w:p>
    <w:p w14:paraId="54762F87" w14:textId="77777777" w:rsidR="00F337F4" w:rsidRDefault="00000000">
      <w:pPr>
        <w:pStyle w:val="berschrift3"/>
        <w:spacing w:before="240" w:after="120"/>
      </w:pPr>
      <w:r>
        <w:t>Timing und Kompression</w:t>
      </w:r>
    </w:p>
    <w:p w14:paraId="550A26FB" w14:textId="5AFD1FCA" w:rsidR="00F337F4" w:rsidDel="002F418C" w:rsidRDefault="00000000">
      <w:pPr>
        <w:spacing w:after="120"/>
        <w:rPr>
          <w:del w:id="231" w:author="Jürgen Bußmann" w:date="2026-02-16T12:08:00Z" w16du:dateUtc="2026-02-16T11:08:00Z"/>
        </w:rPr>
      </w:pPr>
      <w:del w:id="232" w:author="Jürgen Bußmann" w:date="2026-02-16T12:08:00Z" w16du:dateUtc="2026-02-16T11:08:00Z">
        <w:r w:rsidDel="002F418C">
          <w:delText>Biete die Brust an, sobald erste Hungerzeichen da sind. Brustkompression kann das Trinken stimulieren.</w:delText>
        </w:r>
      </w:del>
    </w:p>
    <w:p w14:paraId="361384B7" w14:textId="6548A613" w:rsidR="002F418C" w:rsidRDefault="00000000" w:rsidP="002F418C">
      <w:pPr>
        <w:rPr>
          <w:ins w:id="233" w:author="Jürgen Bußmann" w:date="2026-02-16T12:08:00Z" w16du:dateUtc="2026-02-16T11:08:00Z"/>
        </w:rPr>
      </w:pPr>
      <w:del w:id="234" w:author="Jürgen Bußmann" w:date="2026-02-16T12:08:00Z" w16du:dateUtc="2026-02-16T11:08:00Z">
        <w:r w:rsidDel="002F418C">
          <w:delText>Wenn das Baby sehr schwer zu wecken ist oder kaum trinkt, sollte eine Fachperson den Verlauf prüfen.  Für persönliche Unterstützung kannst du dich direkt an Stillberaterin Jacqueline Tinz wenden: Jacqueline Tinz: 01601749534</w:delText>
        </w:r>
      </w:del>
      <w:ins w:id="235" w:author="Jürgen Bußmann" w:date="2026-02-16T12:08:00Z" w16du:dateUtc="2026-02-16T11:08:00Z">
        <w:r w:rsidR="002F418C" w:rsidRPr="002F418C">
          <w:t xml:space="preserve"> </w:t>
        </w:r>
        <w:r w:rsidR="002F418C">
          <w:t xml:space="preserve">Biete die Brust an, sobald erste Hungerzeichen da </w:t>
        </w:r>
        <w:proofErr w:type="gramStart"/>
        <w:r w:rsidR="002F418C">
          <w:t>sind</w:t>
        </w:r>
        <w:proofErr w:type="gramEnd"/>
        <w:r w:rsidR="002F418C">
          <w:t xml:space="preserve"> z.B.</w:t>
        </w:r>
      </w:ins>
    </w:p>
    <w:p w14:paraId="25D73467" w14:textId="77777777" w:rsidR="002F418C" w:rsidRDefault="002F418C" w:rsidP="002F418C">
      <w:pPr>
        <w:pStyle w:val="Listenabsatz"/>
        <w:numPr>
          <w:ilvl w:val="0"/>
          <w:numId w:val="2"/>
        </w:numPr>
        <w:spacing w:after="160" w:line="278" w:lineRule="auto"/>
        <w:contextualSpacing/>
        <w:rPr>
          <w:ins w:id="236" w:author="Jürgen Bußmann" w:date="2026-02-16T12:08:00Z" w16du:dateUtc="2026-02-16T11:08:00Z"/>
        </w:rPr>
      </w:pPr>
      <w:ins w:id="237" w:author="Jürgen Bußmann" w:date="2026-02-16T12:08:00Z" w16du:dateUtc="2026-02-16T11:08:00Z">
        <w:r>
          <w:t>Schmatzen</w:t>
        </w:r>
      </w:ins>
    </w:p>
    <w:p w14:paraId="4C0217AD" w14:textId="77777777" w:rsidR="002F418C" w:rsidRDefault="002F418C" w:rsidP="002F418C">
      <w:pPr>
        <w:pStyle w:val="Listenabsatz"/>
        <w:numPr>
          <w:ilvl w:val="0"/>
          <w:numId w:val="2"/>
        </w:numPr>
        <w:spacing w:after="160" w:line="278" w:lineRule="auto"/>
        <w:contextualSpacing/>
        <w:rPr>
          <w:ins w:id="238" w:author="Jürgen Bußmann" w:date="2026-02-16T12:08:00Z" w16du:dateUtc="2026-02-16T11:08:00Z"/>
        </w:rPr>
      </w:pPr>
      <w:ins w:id="239" w:author="Jürgen Bußmann" w:date="2026-02-16T12:08:00Z" w16du:dateUtc="2026-02-16T11:08:00Z">
        <w:r>
          <w:t>Finger/Faust/Hand in den Mund stecken</w:t>
        </w:r>
      </w:ins>
    </w:p>
    <w:p w14:paraId="075333E6" w14:textId="77777777" w:rsidR="002F418C" w:rsidRDefault="002F418C" w:rsidP="002F418C">
      <w:pPr>
        <w:pStyle w:val="Listenabsatz"/>
        <w:numPr>
          <w:ilvl w:val="0"/>
          <w:numId w:val="2"/>
        </w:numPr>
        <w:spacing w:after="160" w:line="278" w:lineRule="auto"/>
        <w:contextualSpacing/>
        <w:rPr>
          <w:ins w:id="240" w:author="Jürgen Bußmann" w:date="2026-02-16T12:08:00Z" w16du:dateUtc="2026-02-16T11:08:00Z"/>
        </w:rPr>
      </w:pPr>
      <w:ins w:id="241" w:author="Jürgen Bußmann" w:date="2026-02-16T12:08:00Z" w16du:dateUtc="2026-02-16T11:08:00Z">
        <w:r>
          <w:t>Die Zunge herausstrecken</w:t>
        </w:r>
      </w:ins>
    </w:p>
    <w:p w14:paraId="1DFAAF30" w14:textId="77777777" w:rsidR="002F418C" w:rsidRDefault="002F418C" w:rsidP="002F418C">
      <w:pPr>
        <w:pStyle w:val="Listenabsatz"/>
        <w:numPr>
          <w:ilvl w:val="0"/>
          <w:numId w:val="2"/>
        </w:numPr>
        <w:spacing w:after="160" w:line="278" w:lineRule="auto"/>
        <w:contextualSpacing/>
        <w:rPr>
          <w:ins w:id="242" w:author="Jürgen Bußmann" w:date="2026-02-16T12:08:00Z" w16du:dateUtc="2026-02-16T11:08:00Z"/>
        </w:rPr>
      </w:pPr>
      <w:ins w:id="243" w:author="Jürgen Bußmann" w:date="2026-02-16T12:08:00Z" w16du:dateUtc="2026-02-16T11:08:00Z">
        <w:r>
          <w:t>Suchen (mit dem Kopf alles absuchen)</w:t>
        </w:r>
      </w:ins>
    </w:p>
    <w:p w14:paraId="351F737E" w14:textId="77777777" w:rsidR="002F418C" w:rsidRDefault="002F418C" w:rsidP="002F418C">
      <w:pPr>
        <w:rPr>
          <w:ins w:id="244" w:author="Jürgen Bußmann" w:date="2026-02-16T12:08:00Z" w16du:dateUtc="2026-02-16T11:08:00Z"/>
        </w:rPr>
      </w:pPr>
      <w:ins w:id="245" w:author="Jürgen Bußmann" w:date="2026-02-16T12:08:00Z" w16du:dateUtc="2026-02-16T11:08:00Z">
        <w:r>
          <w:t xml:space="preserve">Vorheriges sanftes ausstreichen kann </w:t>
        </w:r>
        <w:proofErr w:type="gramStart"/>
        <w:r>
          <w:t>das trinken</w:t>
        </w:r>
        <w:proofErr w:type="gramEnd"/>
        <w:r>
          <w:t xml:space="preserve"> stimulieren, da das Baby die Milch bereits riecht und die Brustwarze danach schmeckt.</w:t>
        </w:r>
      </w:ins>
    </w:p>
    <w:p w14:paraId="01865C54" w14:textId="129E8550" w:rsidR="00F337F4" w:rsidDel="002F418C" w:rsidRDefault="00F337F4">
      <w:pPr>
        <w:spacing w:after="120"/>
        <w:rPr>
          <w:del w:id="246" w:author="Jürgen Bußmann" w:date="2026-02-16T12:08:00Z" w16du:dateUtc="2026-02-16T11:08:00Z"/>
        </w:rPr>
      </w:pPr>
    </w:p>
    <w:p w14:paraId="1A90C0A2" w14:textId="77777777" w:rsidR="00F337F4" w:rsidRDefault="00000000">
      <w:pPr>
        <w:pStyle w:val="berschrift2"/>
        <w:spacing w:before="240" w:after="120"/>
      </w:pPr>
      <w:bookmarkStart w:id="247" w:name="_Toc222131156"/>
      <w:r>
        <w:t>Muss ich beim Stillen anders essen?</w:t>
      </w:r>
      <w:bookmarkEnd w:id="247"/>
    </w:p>
    <w:p w14:paraId="3E3AD095" w14:textId="77777777" w:rsidR="00F337F4" w:rsidRDefault="00000000">
      <w:pPr>
        <w:spacing w:after="120"/>
      </w:pPr>
      <w:r>
        <w:t>In der Stillzeit brauchst du keine strengen Regeln. Eine vielfältige, entspannte Ernährung reicht meist völlig aus.</w:t>
      </w:r>
    </w:p>
    <w:p w14:paraId="7160BF47" w14:textId="77777777" w:rsidR="00F337F4" w:rsidRDefault="00000000">
      <w:pPr>
        <w:pStyle w:val="berschrift3"/>
        <w:spacing w:before="240" w:after="120"/>
      </w:pPr>
      <w:r>
        <w:t>Die Basics</w:t>
      </w:r>
    </w:p>
    <w:p w14:paraId="2796F28B" w14:textId="77777777" w:rsidR="00F337F4" w:rsidRDefault="00000000">
      <w:pPr>
        <w:spacing w:after="120"/>
      </w:pPr>
      <w:r>
        <w:t>Regelmäßige Mahlzeiten, ausreichend Eiweiß, Gemüse und Vollkorn geben dir Energie für den Alltag.</w:t>
      </w:r>
    </w:p>
    <w:p w14:paraId="64E379C3" w14:textId="77777777" w:rsidR="00F337F4" w:rsidRDefault="00000000">
      <w:pPr>
        <w:pStyle w:val="berschrift3"/>
        <w:spacing w:before="240" w:after="120"/>
      </w:pPr>
      <w:r>
        <w:t>Mythen entlarven</w:t>
      </w:r>
    </w:p>
    <w:p w14:paraId="05C321AF" w14:textId="77777777" w:rsidR="00F337F4" w:rsidRDefault="00000000">
      <w:pPr>
        <w:spacing w:after="120"/>
      </w:pPr>
      <w:r>
        <w:t>Nicht jedes Gewürz oder Gemüse verursacht automatisch Bauchweh. Beobachte lieber dein Baby, statt vieles pauschal zu meiden.</w:t>
      </w:r>
    </w:p>
    <w:p w14:paraId="29EFE302" w14:textId="77777777" w:rsidR="00F337F4" w:rsidRDefault="00000000">
      <w:pPr>
        <w:pStyle w:val="berschrift3"/>
        <w:spacing w:before="240" w:after="120"/>
      </w:pPr>
      <w:r>
        <w:t>Entspannt bleiben</w:t>
      </w:r>
    </w:p>
    <w:p w14:paraId="72E4928C" w14:textId="77777777" w:rsidR="00F337F4" w:rsidRDefault="00000000">
      <w:pPr>
        <w:spacing w:after="120"/>
      </w:pPr>
      <w:r>
        <w:t>Stress kann das Stillen stärker beeinflussen als ein einzelnes Lebensmittel. Genuss ist erlaubt.</w:t>
      </w:r>
    </w:p>
    <w:p w14:paraId="45D7085C" w14:textId="77777777" w:rsidR="00F337F4" w:rsidRDefault="00000000">
      <w:pPr>
        <w:pStyle w:val="berschrift2"/>
        <w:spacing w:before="240" w:after="120"/>
      </w:pPr>
      <w:bookmarkStart w:id="248" w:name="_Toc222131157"/>
      <w:r>
        <w:t>Trinken beim Stillen: wie viel ist genug?</w:t>
      </w:r>
      <w:bookmarkEnd w:id="248"/>
    </w:p>
    <w:p w14:paraId="656882DE" w14:textId="77777777" w:rsidR="00F337F4" w:rsidRDefault="00000000">
      <w:pPr>
        <w:spacing w:after="120"/>
      </w:pPr>
      <w:r>
        <w:t>Dein Durstgefühl ist ein guter Kompass. Stillen kann durstig machen, aber Zwang ist nicht nötig.</w:t>
      </w:r>
    </w:p>
    <w:p w14:paraId="7571697E" w14:textId="77777777" w:rsidR="00F337F4" w:rsidRDefault="00000000">
      <w:pPr>
        <w:pStyle w:val="berschrift3"/>
        <w:spacing w:before="240" w:after="120"/>
      </w:pPr>
      <w:r>
        <w:t>Auf Durst hören</w:t>
      </w:r>
    </w:p>
    <w:p w14:paraId="1AE907BA" w14:textId="77777777" w:rsidR="00F337F4" w:rsidRDefault="00000000">
      <w:pPr>
        <w:spacing w:after="120"/>
      </w:pPr>
      <w:r>
        <w:t>Stell dir Wasser in Reichweite und trinke regelmäßig kleine Mengen über den Tag verteilt.</w:t>
      </w:r>
    </w:p>
    <w:p w14:paraId="78DA3545" w14:textId="77777777" w:rsidR="00F337F4" w:rsidRDefault="00000000">
      <w:pPr>
        <w:pStyle w:val="berschrift3"/>
        <w:spacing w:before="240" w:after="120"/>
      </w:pPr>
      <w:r>
        <w:t>Einfache Orientierung</w:t>
      </w:r>
    </w:p>
    <w:p w14:paraId="663A9BF0" w14:textId="77777777" w:rsidR="00F337F4" w:rsidRDefault="00000000">
      <w:pPr>
        <w:spacing w:after="120"/>
      </w:pPr>
      <w:r>
        <w:t>Heller Urin und ein ausgeglichenes Körpergefühl sind gute Zeichen, dass du ausreichend trinkst.</w:t>
      </w:r>
    </w:p>
    <w:p w14:paraId="717D3A66" w14:textId="77777777" w:rsidR="00F337F4" w:rsidRDefault="00000000">
      <w:pPr>
        <w:pStyle w:val="berschrift3"/>
        <w:spacing w:before="240" w:after="120"/>
      </w:pPr>
      <w:r>
        <w:t>Praktische Tipps</w:t>
      </w:r>
    </w:p>
    <w:p w14:paraId="6C3650B1" w14:textId="77777777" w:rsidR="00F337F4" w:rsidRDefault="00000000">
      <w:pPr>
        <w:spacing w:after="120"/>
      </w:pPr>
      <w:r>
        <w:t>Nutze eine große Trinkflasche, vorbereitete Tees oder wasserreiche Snacks wie Obst und Suppe.</w:t>
      </w:r>
    </w:p>
    <w:p w14:paraId="7AC27708" w14:textId="77777777" w:rsidR="00F337F4" w:rsidRDefault="00000000">
      <w:pPr>
        <w:pStyle w:val="berschrift2"/>
        <w:spacing w:before="240" w:after="120"/>
      </w:pPr>
      <w:bookmarkStart w:id="249" w:name="_Toc222131158"/>
      <w:r>
        <w:t>Heißhunger &amp; Energie: schnelle stillfreundliche Snacks</w:t>
      </w:r>
      <w:bookmarkEnd w:id="249"/>
    </w:p>
    <w:p w14:paraId="115D5AEE" w14:textId="1D4ED5D7" w:rsidR="00F337F4" w:rsidRDefault="00000000">
      <w:pPr>
        <w:spacing w:after="120"/>
      </w:pPr>
      <w:r>
        <w:t xml:space="preserve">Stillen verbraucht Energie. </w:t>
      </w:r>
      <w:ins w:id="250" w:author="Jürgen Bußmann" w:date="2026-02-16T12:09:00Z" w16du:dateUtc="2026-02-16T11:09:00Z">
        <w:r w:rsidR="002F418C">
          <w:t xml:space="preserve">Kleine, nährstoffreiche Snacks </w:t>
        </w:r>
        <w:proofErr w:type="gramStart"/>
        <w:r w:rsidR="002F418C">
          <w:t>helfen  dir</w:t>
        </w:r>
        <w:proofErr w:type="gramEnd"/>
        <w:r w:rsidR="002F418C">
          <w:t>, zufrieden und satt zu bleiben.</w:t>
        </w:r>
      </w:ins>
      <w:del w:id="251" w:author="Jürgen Bußmann" w:date="2026-02-16T12:09:00Z" w16du:dateUtc="2026-02-16T11:09:00Z">
        <w:r w:rsidDel="002F418C">
          <w:delText>Kleine, nährstoffreiche Snacks helfen dir, stabil und satt zu bleiben.</w:delText>
        </w:r>
      </w:del>
    </w:p>
    <w:p w14:paraId="45761B07" w14:textId="77777777" w:rsidR="00F337F4" w:rsidRDefault="00000000">
      <w:pPr>
        <w:pStyle w:val="berschrift3"/>
        <w:spacing w:before="240" w:after="120"/>
      </w:pPr>
      <w:r>
        <w:t>Schnell und sättigend</w:t>
      </w:r>
    </w:p>
    <w:p w14:paraId="5EF7A8B8" w14:textId="77777777" w:rsidR="00F337F4" w:rsidRDefault="00000000">
      <w:pPr>
        <w:spacing w:after="120"/>
      </w:pPr>
      <w:r>
        <w:t>Kombiniere Kohlenhydrate mit Eiweiß und Fett für längere Sättigung.</w:t>
      </w:r>
    </w:p>
    <w:p w14:paraId="5E107821" w14:textId="77777777" w:rsidR="00F337F4" w:rsidRDefault="00000000">
      <w:pPr>
        <w:pStyle w:val="Listenabsatz"/>
        <w:numPr>
          <w:ilvl w:val="0"/>
          <w:numId w:val="1"/>
        </w:numPr>
        <w:spacing w:after="60"/>
      </w:pPr>
      <w:r>
        <w:lastRenderedPageBreak/>
        <w:t>Vollkornbrot mit Hummus</w:t>
      </w:r>
    </w:p>
    <w:p w14:paraId="38DD694C" w14:textId="77777777" w:rsidR="00F337F4" w:rsidRDefault="00000000">
      <w:pPr>
        <w:pStyle w:val="Listenabsatz"/>
        <w:numPr>
          <w:ilvl w:val="0"/>
          <w:numId w:val="1"/>
        </w:numPr>
        <w:spacing w:after="60"/>
      </w:pPr>
      <w:r>
        <w:t>Joghurt mit Nüssen</w:t>
      </w:r>
    </w:p>
    <w:p w14:paraId="211D6440" w14:textId="77777777" w:rsidR="00F337F4" w:rsidRDefault="00000000">
      <w:pPr>
        <w:pStyle w:val="Listenabsatz"/>
        <w:numPr>
          <w:ilvl w:val="0"/>
          <w:numId w:val="1"/>
        </w:numPr>
        <w:spacing w:after="60"/>
      </w:pPr>
      <w:r>
        <w:t>Käse und Obst</w:t>
      </w:r>
    </w:p>
    <w:p w14:paraId="7F9BA458" w14:textId="77777777" w:rsidR="00F337F4" w:rsidRDefault="00000000">
      <w:pPr>
        <w:pStyle w:val="berschrift3"/>
        <w:spacing w:before="240" w:after="120"/>
      </w:pPr>
      <w:r>
        <w:t>Zum Vorbereiten</w:t>
      </w:r>
    </w:p>
    <w:p w14:paraId="10FCAD8C" w14:textId="77777777" w:rsidR="00F337F4" w:rsidRDefault="00000000">
      <w:pPr>
        <w:spacing w:after="120"/>
      </w:pPr>
      <w:r>
        <w:t xml:space="preserve">Bereite Snacks vor, die du mit einer Hand essen kannst: </w:t>
      </w:r>
      <w:proofErr w:type="spellStart"/>
      <w:r>
        <w:t>Overnight</w:t>
      </w:r>
      <w:proofErr w:type="spellEnd"/>
      <w:r>
        <w:t xml:space="preserve"> Oats, Energy Balls oder Gemüsesticks.</w:t>
      </w:r>
    </w:p>
    <w:p w14:paraId="489A84CA" w14:textId="77777777" w:rsidR="00F337F4" w:rsidRDefault="00000000">
      <w:pPr>
        <w:pStyle w:val="berschrift3"/>
        <w:spacing w:before="240" w:after="120"/>
      </w:pPr>
      <w:r>
        <w:t>Heißhunger verstehen</w:t>
      </w:r>
    </w:p>
    <w:p w14:paraId="6AE5044F" w14:textId="77777777" w:rsidR="00F337F4" w:rsidRDefault="00000000">
      <w:pPr>
        <w:spacing w:after="120"/>
      </w:pPr>
      <w:r>
        <w:t>Heißhunger ist oft ein Zeichen für zu lange Pausen. Plane kleine Zwischenmahlzeiten ein.</w:t>
      </w:r>
    </w:p>
    <w:p w14:paraId="6EE33D1D" w14:textId="77777777" w:rsidR="00F337F4" w:rsidRDefault="00000000">
      <w:pPr>
        <w:pStyle w:val="berschrift2"/>
        <w:spacing w:before="240" w:after="120"/>
      </w:pPr>
      <w:bookmarkStart w:id="252" w:name="_Toc222131159"/>
      <w:r>
        <w:t>Koffein in der Stillzeit</w:t>
      </w:r>
      <w:bookmarkEnd w:id="252"/>
    </w:p>
    <w:p w14:paraId="1EAC6977" w14:textId="77777777" w:rsidR="00F337F4" w:rsidRDefault="00000000">
      <w:pPr>
        <w:spacing w:after="120"/>
      </w:pPr>
      <w:r>
        <w:t>Koffein ist meist in moderaten Mengen unproblematisch. Wichtig sind Timing und individuelle Empfindlichkeit.</w:t>
      </w:r>
    </w:p>
    <w:p w14:paraId="5756AB4F" w14:textId="77777777" w:rsidR="00F337F4" w:rsidRDefault="00000000">
      <w:pPr>
        <w:pStyle w:val="berschrift3"/>
        <w:spacing w:before="240" w:after="120"/>
      </w:pPr>
      <w:r>
        <w:t>Menge im Blick</w:t>
      </w:r>
    </w:p>
    <w:p w14:paraId="32F6CE91" w14:textId="77777777" w:rsidR="00F337F4" w:rsidRDefault="00000000">
      <w:pPr>
        <w:spacing w:after="120"/>
      </w:pPr>
      <w:r>
        <w:t>Ein bis zwei Tassen Kaffee am Tag sind für viele Stillende gut verträglich. Beobachte dein Baby.</w:t>
      </w:r>
    </w:p>
    <w:p w14:paraId="415F547C" w14:textId="77777777" w:rsidR="00F337F4" w:rsidRDefault="00000000">
      <w:pPr>
        <w:pStyle w:val="berschrift3"/>
        <w:spacing w:before="240" w:after="120"/>
      </w:pPr>
      <w:r>
        <w:t>Günstiges Timing</w:t>
      </w:r>
    </w:p>
    <w:p w14:paraId="013901A7" w14:textId="77777777" w:rsidR="00F337F4" w:rsidRDefault="00000000">
      <w:pPr>
        <w:spacing w:after="120"/>
      </w:pPr>
      <w:r>
        <w:t>Trinke Kaffee am besten direkt nach dem Stillen. So ist beim nächsten Stillen weniger Koffein im Milchspiegel.</w:t>
      </w:r>
    </w:p>
    <w:p w14:paraId="030106AA" w14:textId="77777777" w:rsidR="00F337F4" w:rsidRDefault="00000000">
      <w:pPr>
        <w:pStyle w:val="berschrift3"/>
        <w:spacing w:before="240" w:after="120"/>
      </w:pPr>
      <w:r>
        <w:t>Alternativen</w:t>
      </w:r>
    </w:p>
    <w:p w14:paraId="59695491" w14:textId="77777777" w:rsidR="00F337F4" w:rsidRDefault="00000000">
      <w:pPr>
        <w:spacing w:after="120"/>
      </w:pPr>
      <w:r>
        <w:t>Wenn dein Baby sehr sensibel reagiert, reduziere die Menge oder wechsle auf entkoffeinierte Optionen.</w:t>
      </w:r>
    </w:p>
    <w:p w14:paraId="38DE157B" w14:textId="77777777" w:rsidR="00F337F4" w:rsidRDefault="00000000">
      <w:pPr>
        <w:pStyle w:val="berschrift2"/>
        <w:spacing w:before="240" w:after="120"/>
      </w:pPr>
      <w:bookmarkStart w:id="253" w:name="_Toc222131160"/>
      <w:r>
        <w:t>Alkohol &amp; Stillen: realistische Orientierung</w:t>
      </w:r>
      <w:bookmarkEnd w:id="253"/>
    </w:p>
    <w:p w14:paraId="3AEACFE6" w14:textId="77777777" w:rsidR="00F337F4" w:rsidRDefault="00000000">
      <w:pPr>
        <w:spacing w:after="120"/>
      </w:pPr>
      <w:r>
        <w:t>Kompletter Verzicht ist am sichersten. Wenn du trinken möchtest, hilft ein klarer Plan.</w:t>
      </w:r>
    </w:p>
    <w:p w14:paraId="5D367794" w14:textId="77777777" w:rsidR="00F337F4" w:rsidRDefault="00000000">
      <w:pPr>
        <w:pStyle w:val="berschrift3"/>
        <w:spacing w:before="240" w:after="120"/>
      </w:pPr>
      <w:r>
        <w:t>Timing ist entscheidend</w:t>
      </w:r>
    </w:p>
    <w:p w14:paraId="0D965E7B" w14:textId="77777777" w:rsidR="00F337F4" w:rsidRDefault="00000000">
      <w:pPr>
        <w:spacing w:after="120"/>
      </w:pPr>
      <w:r>
        <w:t>Alkohol geht in die Muttermilch über. Warte nach dem Trinken ausreichend, bevor du wieder stillst.</w:t>
      </w:r>
    </w:p>
    <w:p w14:paraId="5CB355DF" w14:textId="77777777" w:rsidR="00F337F4" w:rsidRDefault="00000000">
      <w:pPr>
        <w:pStyle w:val="berschrift3"/>
        <w:spacing w:before="240" w:after="120"/>
      </w:pPr>
      <w:r>
        <w:t>Praktische Planung</w:t>
      </w:r>
    </w:p>
    <w:p w14:paraId="66F226E6" w14:textId="77777777" w:rsidR="00F337F4" w:rsidRDefault="00000000">
      <w:pPr>
        <w:spacing w:after="120"/>
      </w:pPr>
      <w:r>
        <w:t>Stillen vor dem Getränk, kleine Mengen und genügend Zeit danach schaffen Sicherheit.</w:t>
      </w:r>
    </w:p>
    <w:p w14:paraId="72CB2C0E" w14:textId="77777777" w:rsidR="00F337F4" w:rsidRDefault="00000000">
      <w:pPr>
        <w:pStyle w:val="berschrift3"/>
        <w:spacing w:before="240" w:after="120"/>
      </w:pPr>
      <w:r>
        <w:t>Kein Pumpen nötig</w:t>
      </w:r>
    </w:p>
    <w:p w14:paraId="77660181" w14:textId="77777777" w:rsidR="00F337F4" w:rsidRDefault="00000000">
      <w:pPr>
        <w:spacing w:after="120"/>
      </w:pPr>
      <w:r>
        <w:t>Alkohol verschwindet mit der Zeit. Abpumpen beschleunigt den Abbau nicht, kann aber Erleichterung bringen.</w:t>
      </w:r>
    </w:p>
    <w:p w14:paraId="1F54ABC6" w14:textId="77777777" w:rsidR="00F337F4" w:rsidRDefault="00000000">
      <w:pPr>
        <w:spacing w:after="120"/>
      </w:pPr>
      <w:r>
        <w:t>Bei Unsicherheit oder höherem Alkoholkonsum ist fachliche Beratung sinnvoll.  Für persönliche Unterstützung kannst du dich direkt an Stillberaterin Jacqueline Tinz wenden: Jacqueline Tinz: 01601749534</w:t>
      </w:r>
    </w:p>
    <w:p w14:paraId="0E4E92CA" w14:textId="77777777" w:rsidR="00F337F4" w:rsidRDefault="00000000">
      <w:pPr>
        <w:pStyle w:val="berschrift2"/>
        <w:spacing w:before="240" w:after="120"/>
      </w:pPr>
      <w:bookmarkStart w:id="254" w:name="_Toc222131161"/>
      <w:r>
        <w:t xml:space="preserve">Wenn Babys Bauch </w:t>
      </w:r>
      <w:proofErr w:type="gramStart"/>
      <w:r>
        <w:t>zwickt</w:t>
      </w:r>
      <w:proofErr w:type="gramEnd"/>
      <w:r>
        <w:t>: muss ich etwas weglassen?</w:t>
      </w:r>
      <w:bookmarkEnd w:id="254"/>
    </w:p>
    <w:p w14:paraId="77620A46" w14:textId="77777777" w:rsidR="00F337F4" w:rsidRDefault="00000000">
      <w:pPr>
        <w:spacing w:after="120"/>
      </w:pPr>
      <w:r>
        <w:t>Viele Babys haben Phasen mit Bauchgrummeln. Das liegt selten an einem einzelnen Lebensmittel.</w:t>
      </w:r>
    </w:p>
    <w:p w14:paraId="073116CB" w14:textId="77777777" w:rsidR="00F337F4" w:rsidRDefault="00000000">
      <w:pPr>
        <w:pStyle w:val="berschrift3"/>
        <w:spacing w:before="240" w:after="120"/>
      </w:pPr>
      <w:r>
        <w:t>Beobachten statt streichen</w:t>
      </w:r>
    </w:p>
    <w:p w14:paraId="01442ADD" w14:textId="77777777" w:rsidR="00F337F4" w:rsidRDefault="00000000">
      <w:pPr>
        <w:spacing w:after="120"/>
      </w:pPr>
      <w:r>
        <w:t>Notiere, wann Beschwerden auftreten. Oft hilft es, Muster zu erkennen, statt vieles pauschal zu vermeiden.</w:t>
      </w:r>
    </w:p>
    <w:p w14:paraId="2F2D0DD8" w14:textId="77777777" w:rsidR="00F337F4" w:rsidRDefault="00000000">
      <w:pPr>
        <w:pStyle w:val="berschrift3"/>
        <w:spacing w:before="240" w:after="120"/>
      </w:pPr>
      <w:r>
        <w:t>Sanfte Anpassung</w:t>
      </w:r>
    </w:p>
    <w:p w14:paraId="6E78DBBA" w14:textId="77777777" w:rsidR="00F337F4" w:rsidRDefault="00000000">
      <w:pPr>
        <w:spacing w:after="120"/>
      </w:pPr>
      <w:r>
        <w:t>Wenn du einen Verdacht hast, lass ein Lebensmittel für eine kurze Zeit weg und beobachte sorgfältig.</w:t>
      </w:r>
    </w:p>
    <w:p w14:paraId="2D92661F" w14:textId="77777777" w:rsidR="00F337F4" w:rsidRDefault="00000000">
      <w:pPr>
        <w:pStyle w:val="berschrift3"/>
        <w:spacing w:before="240" w:after="120"/>
      </w:pPr>
      <w:r>
        <w:t>Andere Ursachen</w:t>
      </w:r>
    </w:p>
    <w:p w14:paraId="64647293" w14:textId="77777777" w:rsidR="00F337F4" w:rsidRDefault="00000000">
      <w:pPr>
        <w:spacing w:after="120"/>
      </w:pPr>
      <w:r>
        <w:t>Bauchweh kann auch durch Luftschlucken, Reizüberflutung oder einen schnellen Milchfluss entstehen.</w:t>
      </w:r>
    </w:p>
    <w:p w14:paraId="7C8C5DE5" w14:textId="77777777" w:rsidR="00F337F4" w:rsidRDefault="00000000">
      <w:pPr>
        <w:spacing w:after="120"/>
      </w:pPr>
      <w:r>
        <w:lastRenderedPageBreak/>
        <w:t xml:space="preserve">Bei starken Schmerzen, anhaltendem Schreien oder </w:t>
      </w:r>
      <w:proofErr w:type="spellStart"/>
      <w:r>
        <w:t>Gedeihproblemen</w:t>
      </w:r>
      <w:proofErr w:type="spellEnd"/>
      <w:r>
        <w:t xml:space="preserve"> sollte eine Fachperson mit draufschauen.  Für persönliche Unterstützung kannst du dich direkt an Stillberaterin Jacqueline Tinz wenden: Jacqueline Tinz: 01601749534</w:t>
      </w:r>
    </w:p>
    <w:p w14:paraId="2FFB1AFF" w14:textId="77777777" w:rsidR="00F337F4" w:rsidRDefault="00000000">
      <w:pPr>
        <w:pStyle w:val="berschrift2"/>
        <w:spacing w:before="240" w:after="120"/>
      </w:pPr>
      <w:bookmarkStart w:id="255" w:name="_Toc222131162"/>
      <w:r>
        <w:t>Vegetarisch/vegan stillen: wichtige Nährstoffe</w:t>
      </w:r>
      <w:bookmarkEnd w:id="255"/>
    </w:p>
    <w:p w14:paraId="4F476567" w14:textId="77777777" w:rsidR="00F337F4" w:rsidRDefault="00000000">
      <w:pPr>
        <w:spacing w:after="120"/>
      </w:pPr>
      <w:r>
        <w:t>Eine pflanzenbetonte Ernährung kann gut funktionieren, wenn bestimmte Nährstoffe gezielt beachtet werden.</w:t>
      </w:r>
    </w:p>
    <w:p w14:paraId="010A062D" w14:textId="77777777" w:rsidR="00F337F4" w:rsidRDefault="00000000">
      <w:pPr>
        <w:pStyle w:val="berschrift3"/>
        <w:spacing w:before="240" w:after="120"/>
      </w:pPr>
      <w:r>
        <w:t>Schlüssel-Nährstoffe</w:t>
      </w:r>
    </w:p>
    <w:p w14:paraId="789B9315" w14:textId="77777777" w:rsidR="00F337F4" w:rsidRDefault="00000000">
      <w:pPr>
        <w:spacing w:after="120"/>
      </w:pPr>
      <w:r>
        <w:t>Besonders wichtig sind Vitamin B12, Jod, Eisen und DHA. Hier lohnt sich ein gezielter Blick.</w:t>
      </w:r>
    </w:p>
    <w:p w14:paraId="03668951" w14:textId="77777777" w:rsidR="00F337F4" w:rsidRDefault="00000000">
      <w:pPr>
        <w:pStyle w:val="berschrift3"/>
        <w:spacing w:before="240" w:after="120"/>
      </w:pPr>
      <w:r>
        <w:t>Alltagstaugliche Quellen</w:t>
      </w:r>
    </w:p>
    <w:p w14:paraId="0FAE8AAC" w14:textId="77777777" w:rsidR="00F337F4" w:rsidRDefault="00000000">
      <w:pPr>
        <w:spacing w:after="120"/>
      </w:pPr>
      <w:r>
        <w:t>Hülsenfrüchte, Vollkorn, Nüsse und angereicherte Produkte sind wertvolle Bausteine.</w:t>
      </w:r>
    </w:p>
    <w:p w14:paraId="360A9C56" w14:textId="77777777" w:rsidR="00F337F4" w:rsidRDefault="00000000">
      <w:pPr>
        <w:pStyle w:val="berschrift3"/>
        <w:spacing w:before="240" w:after="120"/>
      </w:pPr>
      <w:r>
        <w:t>Ergänzungen prüfen</w:t>
      </w:r>
    </w:p>
    <w:p w14:paraId="501C5D64" w14:textId="77777777" w:rsidR="00F337F4" w:rsidRDefault="00000000">
      <w:pPr>
        <w:spacing w:after="120"/>
      </w:pPr>
      <w:r>
        <w:t>B12 ist meist als Supplement nötig. Eine individuelle Beratung hilft bei Dosierung und Auswahl.  Für persönliche Unterstützung kannst du dich direkt an Stillberaterin Jacqueline Tinz wenden: Jacqueline Tinz: 01601749534</w:t>
      </w:r>
    </w:p>
    <w:p w14:paraId="6B37B079" w14:textId="77777777" w:rsidR="00F337F4" w:rsidRDefault="00000000">
      <w:pPr>
        <w:spacing w:after="120"/>
      </w:pPr>
      <w:r>
        <w:t>Wenn du unsicher bist oder Symptome wie Müdigkeit oder Schwindel hast, sprich mit einer Fachperson.  Für persönliche Unterstützung kannst du dich direkt an Stillberaterin Jacqueline Tinz wenden: Jacqueline Tinz: 01601749534</w:t>
      </w:r>
    </w:p>
    <w:p w14:paraId="527A086B" w14:textId="77777777" w:rsidR="00F337F4" w:rsidRDefault="00000000">
      <w:pPr>
        <w:pStyle w:val="berschrift2"/>
        <w:spacing w:before="240" w:after="120"/>
      </w:pPr>
      <w:bookmarkStart w:id="256" w:name="_Toc222131163"/>
      <w:r>
        <w:t>Nahrungsergänzung in der Stillzeit: was ist sinnvoll?</w:t>
      </w:r>
      <w:bookmarkEnd w:id="256"/>
    </w:p>
    <w:p w14:paraId="2EA1D174" w14:textId="77777777" w:rsidR="00F337F4" w:rsidRDefault="00000000">
      <w:pPr>
        <w:spacing w:after="120"/>
      </w:pPr>
      <w:proofErr w:type="gramStart"/>
      <w:r>
        <w:t>Manche Supplements</w:t>
      </w:r>
      <w:proofErr w:type="gramEnd"/>
      <w:r>
        <w:t xml:space="preserve"> können hilfreich sein, andere sind oft überflüssig. Die Basis bleibt eine gute Ernährung.</w:t>
      </w:r>
    </w:p>
    <w:p w14:paraId="10ED2E27" w14:textId="77777777" w:rsidR="00F337F4" w:rsidRDefault="00000000">
      <w:pPr>
        <w:pStyle w:val="berschrift3"/>
        <w:spacing w:before="240" w:after="120"/>
      </w:pPr>
      <w:r>
        <w:t>Was häufig sinnvoll ist</w:t>
      </w:r>
    </w:p>
    <w:p w14:paraId="66F65D98" w14:textId="5F9F6BD5" w:rsidR="002F418C" w:rsidRDefault="00000000" w:rsidP="002F418C">
      <w:pPr>
        <w:rPr>
          <w:ins w:id="257" w:author="Jürgen Bußmann" w:date="2026-02-16T12:10:00Z" w16du:dateUtc="2026-02-16T11:10:00Z"/>
        </w:rPr>
      </w:pPr>
      <w:del w:id="258" w:author="Jürgen Bußmann" w:date="2026-02-16T12:10:00Z" w16du:dateUtc="2026-02-16T11:10:00Z">
        <w:r w:rsidDel="002F418C">
          <w:delText>Vitamin D und Jod werden je nach Region und Ernährung häufig empfohlen.</w:delText>
        </w:r>
      </w:del>
      <w:ins w:id="259" w:author="Jürgen Bußmann" w:date="2026-02-16T12:10:00Z" w16du:dateUtc="2026-02-16T11:10:00Z">
        <w:r w:rsidR="002F418C" w:rsidRPr="002F418C">
          <w:t xml:space="preserve"> </w:t>
        </w:r>
        <w:r w:rsidR="002F418C">
          <w:t xml:space="preserve">Vitamin D und B12 werden je nach Region und Ernährung häufig empfohlen </w:t>
        </w:r>
      </w:ins>
    </w:p>
    <w:p w14:paraId="76104DEE" w14:textId="147174ED" w:rsidR="00F337F4" w:rsidDel="002F418C" w:rsidRDefault="00F337F4">
      <w:pPr>
        <w:spacing w:after="120"/>
        <w:rPr>
          <w:del w:id="260" w:author="Jürgen Bußmann" w:date="2026-02-16T12:10:00Z" w16du:dateUtc="2026-02-16T11:10:00Z"/>
        </w:rPr>
      </w:pPr>
    </w:p>
    <w:p w14:paraId="6A8A9367" w14:textId="77777777" w:rsidR="00F337F4" w:rsidRDefault="00000000">
      <w:pPr>
        <w:pStyle w:val="berschrift3"/>
        <w:spacing w:before="240" w:after="120"/>
      </w:pPr>
      <w:r>
        <w:t>Essen zuerst</w:t>
      </w:r>
    </w:p>
    <w:p w14:paraId="6145BEA4" w14:textId="77777777" w:rsidR="00F337F4" w:rsidRDefault="00000000">
      <w:pPr>
        <w:spacing w:after="120"/>
      </w:pPr>
      <w:r>
        <w:t>Vieles lässt sich über eine abwechslungsreiche Ernährung abdecken. Supplements ersetzen keine Mahlzeiten.</w:t>
      </w:r>
    </w:p>
    <w:p w14:paraId="4BAF8CD1" w14:textId="77777777" w:rsidR="00F337F4" w:rsidRDefault="00000000">
      <w:pPr>
        <w:pStyle w:val="berschrift3"/>
        <w:spacing w:before="240" w:after="120"/>
      </w:pPr>
      <w:r>
        <w:t>Individuelle Beratung</w:t>
      </w:r>
    </w:p>
    <w:p w14:paraId="28BA15B4" w14:textId="77777777" w:rsidR="00F337F4" w:rsidRDefault="00000000">
      <w:pPr>
        <w:spacing w:after="120"/>
      </w:pPr>
      <w:r>
        <w:t>Bei speziellen Ernährungsformen oder Mangelzeichen hilft ein gezielter Check.  Für persönliche Unterstützung kannst du dich direkt an Stillberaterin Jacqueline Tinz wenden: Jacqueline Tinz: 01601749534</w:t>
      </w:r>
    </w:p>
    <w:p w14:paraId="05DF63D3" w14:textId="77777777" w:rsidR="00F337F4" w:rsidRDefault="00000000">
      <w:pPr>
        <w:pStyle w:val="berschrift2"/>
        <w:spacing w:before="240" w:after="120"/>
      </w:pPr>
      <w:bookmarkStart w:id="261" w:name="_Toc222131164"/>
      <w:r>
        <w:t>Wunde Brustwarzen: erste Hilfe</w:t>
      </w:r>
      <w:bookmarkEnd w:id="261"/>
    </w:p>
    <w:p w14:paraId="6605496D" w14:textId="77777777" w:rsidR="00F337F4" w:rsidRDefault="00000000">
      <w:pPr>
        <w:spacing w:after="120"/>
      </w:pPr>
      <w:r>
        <w:t>Wunde Brustwarzen sind häufig, aber nicht normal. Meist ist das Anlegen der Schlüssel zur Entlastung.</w:t>
      </w:r>
    </w:p>
    <w:p w14:paraId="73DEC824" w14:textId="77777777" w:rsidR="00F337F4" w:rsidRDefault="00000000">
      <w:pPr>
        <w:pStyle w:val="berschrift3"/>
        <w:spacing w:before="240" w:after="120"/>
      </w:pPr>
      <w:r>
        <w:t>Ursachen prüfen</w:t>
      </w:r>
    </w:p>
    <w:p w14:paraId="44B0FC59" w14:textId="77777777" w:rsidR="00F337F4" w:rsidRDefault="00000000">
      <w:pPr>
        <w:spacing w:after="120"/>
      </w:pPr>
      <w:r>
        <w:t>Ein flaches Anlegen oder ungeeignete Positionen verursachen Reibung. Korrigiere zuerst die Haltung.</w:t>
      </w:r>
    </w:p>
    <w:p w14:paraId="54CDB221" w14:textId="77777777" w:rsidR="00F337F4" w:rsidRDefault="00000000">
      <w:pPr>
        <w:pStyle w:val="berschrift3"/>
        <w:spacing w:before="240" w:after="120"/>
      </w:pPr>
      <w:r>
        <w:t>Pflege und Schutz</w:t>
      </w:r>
    </w:p>
    <w:p w14:paraId="2AA830CC" w14:textId="62BEC8D2" w:rsidR="002F418C" w:rsidRDefault="00000000" w:rsidP="002F418C">
      <w:pPr>
        <w:rPr>
          <w:ins w:id="262" w:author="Jürgen Bußmann" w:date="2026-02-16T12:10:00Z" w16du:dateUtc="2026-02-16T11:10:00Z"/>
        </w:rPr>
      </w:pPr>
      <w:del w:id="263" w:author="Jürgen Bußmann" w:date="2026-02-16T12:10:00Z" w16du:dateUtc="2026-02-16T11:10:00Z">
        <w:r w:rsidDel="002F418C">
          <w:delText>Lufttrocknen, etwas Muttermilch und ggf. Lanolin können die Heilung unterstützen.</w:delText>
        </w:r>
      </w:del>
      <w:ins w:id="264" w:author="Jürgen Bußmann" w:date="2026-02-16T12:10:00Z" w16du:dateUtc="2026-02-16T11:10:00Z">
        <w:r w:rsidR="002F418C" w:rsidRPr="002F418C">
          <w:t xml:space="preserve"> </w:t>
        </w:r>
        <w:r w:rsidR="002F418C">
          <w:t xml:space="preserve">Die Brust an der Luft trocknen lassen, etwas Muttermilch ausstreichen und ebenfalls trocknen lassen, kann die Heilung unterstützen. Auf </w:t>
        </w:r>
        <w:proofErr w:type="gramStart"/>
        <w:r w:rsidR="002F418C">
          <w:t>gar keinen</w:t>
        </w:r>
        <w:proofErr w:type="gramEnd"/>
        <w:r w:rsidR="002F418C">
          <w:t xml:space="preserve"> Fall irgendwelche Pflegecremes oder Lanolin benutzen! Dadurch kann das Kind die Brust noch schlechter fassen, weil es rutschig wird und die Brustwarzen werden sehr wahrscheinlich noch wunder und schmerzhafter.</w:t>
        </w:r>
      </w:ins>
    </w:p>
    <w:p w14:paraId="723786FC" w14:textId="1164CAA5" w:rsidR="00F337F4" w:rsidDel="002F418C" w:rsidRDefault="00F337F4">
      <w:pPr>
        <w:spacing w:after="120"/>
        <w:rPr>
          <w:del w:id="265" w:author="Jürgen Bußmann" w:date="2026-02-16T12:10:00Z" w16du:dateUtc="2026-02-16T11:10:00Z"/>
        </w:rPr>
      </w:pPr>
    </w:p>
    <w:p w14:paraId="57425A12" w14:textId="77777777" w:rsidR="00F337F4" w:rsidRDefault="00000000">
      <w:pPr>
        <w:pStyle w:val="berschrift3"/>
        <w:spacing w:before="240" w:after="120"/>
      </w:pPr>
      <w:r>
        <w:t>Sanft weiterstillen</w:t>
      </w:r>
    </w:p>
    <w:p w14:paraId="27864D5E" w14:textId="77777777" w:rsidR="00F337F4" w:rsidRDefault="00000000">
      <w:pPr>
        <w:spacing w:after="120"/>
      </w:pPr>
      <w:r>
        <w:lastRenderedPageBreak/>
        <w:t>Kurze, häufige Stillmahlzeiten sind oft angenehmer als lange Sitzungen.</w:t>
      </w:r>
    </w:p>
    <w:p w14:paraId="6652C70B" w14:textId="77777777" w:rsidR="00F337F4" w:rsidRDefault="00000000">
      <w:pPr>
        <w:spacing w:after="120"/>
      </w:pPr>
      <w:r>
        <w:t>Bei offenen Wunden, starken Schmerzen oder fehlender Besserung ist professionelle Hilfe wichtig.  Für persönliche Unterstützung kannst du dich direkt an Stillberaterin Jacqueline Tinz wenden: Jacqueline Tinz: 01601749534</w:t>
      </w:r>
    </w:p>
    <w:p w14:paraId="10AADE2B" w14:textId="77777777" w:rsidR="00F337F4" w:rsidRDefault="00000000">
      <w:pPr>
        <w:pStyle w:val="berschrift2"/>
        <w:spacing w:before="240" w:after="120"/>
      </w:pPr>
      <w:bookmarkStart w:id="266" w:name="_Toc222131165"/>
      <w:r>
        <w:t>Milchstau erkennen und entlasten</w:t>
      </w:r>
      <w:bookmarkEnd w:id="266"/>
    </w:p>
    <w:p w14:paraId="0619E40D" w14:textId="77777777" w:rsidR="00F337F4" w:rsidRDefault="00000000">
      <w:pPr>
        <w:spacing w:after="120"/>
      </w:pPr>
      <w:r>
        <w:t>Ein Milchstau fühlt sich oft lokal hart und schmerzhaft an. Früh reagieren hilft, ihn zu lösen.</w:t>
      </w:r>
    </w:p>
    <w:p w14:paraId="2A4E84B1" w14:textId="77777777" w:rsidR="00F337F4" w:rsidRDefault="00000000">
      <w:pPr>
        <w:pStyle w:val="berschrift3"/>
        <w:spacing w:before="240" w:after="120"/>
      </w:pPr>
      <w:r>
        <w:t>Typische Anzeichen</w:t>
      </w:r>
    </w:p>
    <w:p w14:paraId="21453619" w14:textId="52B38DC4" w:rsidR="00F337F4" w:rsidRDefault="00000000">
      <w:pPr>
        <w:spacing w:after="120"/>
      </w:pPr>
      <w:r>
        <w:t xml:space="preserve">Spannung, Druck, harte </w:t>
      </w:r>
      <w:ins w:id="267" w:author="Jürgen Bußmann" w:date="2026-02-16T12:11:00Z" w16du:dateUtc="2026-02-16T11:11:00Z">
        <w:r w:rsidR="002F418C">
          <w:t>und/oder gerötete</w:t>
        </w:r>
      </w:ins>
      <w:ins w:id="268" w:author="Jürgen Bußmann" w:date="2026-02-16T12:12:00Z" w16du:dateUtc="2026-02-16T11:12:00Z">
        <w:r w:rsidR="002F418C">
          <w:t xml:space="preserve"> </w:t>
        </w:r>
      </w:ins>
      <w:r>
        <w:t>Stellen und ein unangenehmes Ziehen sind häufig.</w:t>
      </w:r>
    </w:p>
    <w:p w14:paraId="77390E9B" w14:textId="77777777" w:rsidR="00F337F4" w:rsidRDefault="00000000">
      <w:pPr>
        <w:pStyle w:val="berschrift3"/>
        <w:spacing w:before="240" w:after="120"/>
      </w:pPr>
      <w:r>
        <w:t>Sanfte Maßnahmen</w:t>
      </w:r>
    </w:p>
    <w:p w14:paraId="62F252FB" w14:textId="77777777" w:rsidR="00F337F4" w:rsidRDefault="00000000">
      <w:pPr>
        <w:spacing w:after="120"/>
      </w:pPr>
      <w:r>
        <w:t>Häufig anlegen, Position wechseln und sanftes Ausstreichen entlasten.</w:t>
      </w:r>
    </w:p>
    <w:p w14:paraId="05665EFF" w14:textId="77777777" w:rsidR="00F337F4" w:rsidRDefault="00000000">
      <w:pPr>
        <w:pStyle w:val="Listenabsatz"/>
        <w:numPr>
          <w:ilvl w:val="0"/>
          <w:numId w:val="1"/>
        </w:numPr>
        <w:spacing w:after="60"/>
      </w:pPr>
      <w:r>
        <w:t>Vor dem Stillen Wärme</w:t>
      </w:r>
    </w:p>
    <w:p w14:paraId="4357211F" w14:textId="77777777" w:rsidR="00F337F4" w:rsidRDefault="00000000">
      <w:pPr>
        <w:pStyle w:val="Listenabsatz"/>
        <w:numPr>
          <w:ilvl w:val="0"/>
          <w:numId w:val="1"/>
        </w:numPr>
        <w:spacing w:after="60"/>
      </w:pPr>
      <w:r>
        <w:t>Nach dem Stillen Kühlen</w:t>
      </w:r>
    </w:p>
    <w:p w14:paraId="009E7CDB" w14:textId="77777777" w:rsidR="00F337F4" w:rsidRDefault="00000000">
      <w:pPr>
        <w:pStyle w:val="Listenabsatz"/>
        <w:numPr>
          <w:ilvl w:val="0"/>
          <w:numId w:val="1"/>
        </w:numPr>
        <w:spacing w:after="60"/>
        <w:rPr>
          <w:ins w:id="269" w:author="Jürgen Bußmann" w:date="2026-02-16T12:12:00Z" w16du:dateUtc="2026-02-16T11:12:00Z"/>
        </w:rPr>
      </w:pPr>
      <w:r>
        <w:t>Weiche Massage in Richtung Warze</w:t>
      </w:r>
    </w:p>
    <w:p w14:paraId="256DC67B" w14:textId="77777777" w:rsidR="002F418C" w:rsidRDefault="002F418C" w:rsidP="002F418C">
      <w:pPr>
        <w:pStyle w:val="Listenabsatz"/>
        <w:numPr>
          <w:ilvl w:val="0"/>
          <w:numId w:val="1"/>
        </w:numPr>
        <w:spacing w:after="160" w:line="278" w:lineRule="auto"/>
        <w:contextualSpacing/>
        <w:rPr>
          <w:ins w:id="270" w:author="Jürgen Bußmann" w:date="2026-02-16T12:12:00Z" w16du:dateUtc="2026-02-16T11:12:00Z"/>
        </w:rPr>
      </w:pPr>
      <w:ins w:id="271" w:author="Jürgen Bußmann" w:date="2026-02-16T12:12:00Z" w16du:dateUtc="2026-02-16T11:12:00Z">
        <w:r>
          <w:t>Kind immer wieder an der betroffenen Seite anlegen, denn die Babys/Kinder bekommen den Stau in den meisten Fällen am besten gelöst</w:t>
        </w:r>
      </w:ins>
    </w:p>
    <w:p w14:paraId="1839CD8E" w14:textId="77777777" w:rsidR="002F418C" w:rsidRDefault="002F418C" w:rsidP="002F418C">
      <w:pPr>
        <w:pStyle w:val="Listenabsatz"/>
        <w:spacing w:after="60"/>
        <w:ind w:left="720"/>
        <w:pPrChange w:id="272" w:author="Jürgen Bußmann" w:date="2026-02-16T12:12:00Z" w16du:dateUtc="2026-02-16T11:12:00Z">
          <w:pPr>
            <w:pStyle w:val="Listenabsatz"/>
            <w:numPr>
              <w:numId w:val="1"/>
            </w:numPr>
            <w:spacing w:after="60"/>
            <w:ind w:left="720" w:hanging="360"/>
          </w:pPr>
        </w:pPrChange>
      </w:pPr>
    </w:p>
    <w:p w14:paraId="5B2881D3" w14:textId="77777777" w:rsidR="00F337F4" w:rsidRDefault="00000000">
      <w:pPr>
        <w:pStyle w:val="berschrift3"/>
        <w:spacing w:before="240" w:after="120"/>
      </w:pPr>
      <w:r>
        <w:t>Ruhe und Unterstützung</w:t>
      </w:r>
    </w:p>
    <w:p w14:paraId="3C095232" w14:textId="77777777" w:rsidR="00F337F4" w:rsidRDefault="00000000">
      <w:pPr>
        <w:spacing w:after="120"/>
      </w:pPr>
      <w:r>
        <w:t>Reduziere Stress und lass dich entlasten. Schlaf und Flüssigkeit helfen dem Körper.</w:t>
      </w:r>
    </w:p>
    <w:p w14:paraId="4CA32599" w14:textId="77777777" w:rsidR="00F337F4" w:rsidRDefault="00000000">
      <w:pPr>
        <w:spacing w:after="120"/>
      </w:pPr>
      <w:r>
        <w:t>Bei Fieber, starkem Krankheitsgefühl oder anhaltenden Beschwerden sollte eine Fachperson hinzugezogen werden.  Für persönliche Unterstützung kannst du dich direkt an Stillberaterin Jacqueline Tinz wenden: Jacqueline Tinz: 01601749534</w:t>
      </w:r>
    </w:p>
    <w:p w14:paraId="29E64BD4" w14:textId="77777777" w:rsidR="00F337F4" w:rsidRDefault="00000000">
      <w:pPr>
        <w:pStyle w:val="berschrift2"/>
        <w:spacing w:before="240" w:after="120"/>
      </w:pPr>
      <w:bookmarkStart w:id="273" w:name="_Toc222131166"/>
      <w:r>
        <w:t>Mastitis-Verdacht: wann ärztliche Hilfe?</w:t>
      </w:r>
      <w:bookmarkEnd w:id="273"/>
    </w:p>
    <w:p w14:paraId="02F7D76A" w14:textId="77777777" w:rsidR="00F337F4" w:rsidRDefault="00000000">
      <w:pPr>
        <w:spacing w:after="120"/>
      </w:pPr>
      <w:r>
        <w:t>Eine Brustentzündung ist schmerzhaft und kann schnell schlimmer werden. Früh handeln ist wichtig.</w:t>
      </w:r>
    </w:p>
    <w:p w14:paraId="790FB759" w14:textId="77777777" w:rsidR="00F337F4" w:rsidRDefault="00000000">
      <w:pPr>
        <w:pStyle w:val="berschrift3"/>
        <w:spacing w:before="240" w:after="120"/>
      </w:pPr>
      <w:r>
        <w:t>Symptome erkennen</w:t>
      </w:r>
    </w:p>
    <w:p w14:paraId="6AF9DA3A" w14:textId="77777777" w:rsidR="00F337F4" w:rsidRDefault="00000000">
      <w:pPr>
        <w:spacing w:after="120"/>
      </w:pPr>
      <w:r>
        <w:t>Typisch sind starke Schmerzen, gerötete Hautareale, Fieber und ein ausgeprägtes Krankheitsgefühl.</w:t>
      </w:r>
    </w:p>
    <w:p w14:paraId="0E35CE72" w14:textId="77777777" w:rsidR="00F337F4" w:rsidRDefault="00000000">
      <w:pPr>
        <w:pStyle w:val="berschrift3"/>
        <w:spacing w:before="240" w:after="120"/>
      </w:pPr>
      <w:r>
        <w:t>Was du sofort tun kannst</w:t>
      </w:r>
    </w:p>
    <w:p w14:paraId="413DAA21" w14:textId="77777777" w:rsidR="00F337F4" w:rsidRDefault="00000000">
      <w:pPr>
        <w:spacing w:after="120"/>
      </w:pPr>
      <w:r>
        <w:t>Weiterstillen oder vorsichtig entleeren, Schonung und ausreichend Trinken sind wichtig.</w:t>
      </w:r>
    </w:p>
    <w:p w14:paraId="75B48F19" w14:textId="77777777" w:rsidR="00F337F4" w:rsidRDefault="00000000">
      <w:pPr>
        <w:pStyle w:val="berschrift3"/>
        <w:spacing w:before="240" w:after="120"/>
      </w:pPr>
      <w:r>
        <w:t>Sicherheit geht vor</w:t>
      </w:r>
    </w:p>
    <w:p w14:paraId="2AE2AD7E" w14:textId="77777777" w:rsidR="00F337F4" w:rsidRDefault="00000000">
      <w:pPr>
        <w:spacing w:after="120"/>
      </w:pPr>
      <w:r>
        <w:t>Eine ärztliche Abklärung ist bei Fieber oder starken Symptomen zeitnah nötig.</w:t>
      </w:r>
    </w:p>
    <w:p w14:paraId="5526748B" w14:textId="77777777" w:rsidR="00F337F4" w:rsidRDefault="00000000">
      <w:pPr>
        <w:spacing w:after="120"/>
      </w:pPr>
      <w:r>
        <w:t>Bei hohem Fieber, Schüttelfrost oder rascher Verschlechterung sofort ärztliche Hilfe suchen.  Für persönliche Unterstützung kannst du dich direkt an Stillberaterin Jacqueline Tinz wenden: Jacqueline Tinz: 01601749534</w:t>
      </w:r>
    </w:p>
    <w:p w14:paraId="3F51D40F" w14:textId="77777777" w:rsidR="00F337F4" w:rsidRDefault="00000000">
      <w:pPr>
        <w:pStyle w:val="berschrift2"/>
        <w:spacing w:before="240" w:after="120"/>
      </w:pPr>
      <w:bookmarkStart w:id="274" w:name="_Toc222131167"/>
      <w:r>
        <w:t xml:space="preserve">Zu viel Milch / starker </w:t>
      </w:r>
      <w:proofErr w:type="spellStart"/>
      <w:r>
        <w:t>Milchspendereflex</w:t>
      </w:r>
      <w:bookmarkEnd w:id="274"/>
      <w:proofErr w:type="spellEnd"/>
    </w:p>
    <w:p w14:paraId="41411BF1" w14:textId="77777777" w:rsidR="00F337F4" w:rsidRDefault="00000000">
      <w:pPr>
        <w:spacing w:after="120"/>
      </w:pPr>
      <w:r>
        <w:t>Ein sehr starker Milchfluss kann das Trinken erschweren und den Bauch belasten. Kleine Anpassungen helfen oft.</w:t>
      </w:r>
    </w:p>
    <w:p w14:paraId="79D9B3E1" w14:textId="77777777" w:rsidR="00F337F4" w:rsidRDefault="00000000">
      <w:pPr>
        <w:pStyle w:val="berschrift3"/>
        <w:spacing w:before="240" w:after="120"/>
      </w:pPr>
      <w:r>
        <w:t>Typische Anzeichen</w:t>
      </w:r>
    </w:p>
    <w:p w14:paraId="2FD6BBF2" w14:textId="77777777" w:rsidR="00F337F4" w:rsidRDefault="00000000">
      <w:pPr>
        <w:spacing w:after="120"/>
      </w:pPr>
      <w:r>
        <w:t>Baby hustet, verschluckt sich, trinkt kurz und lässt häufig los. Stillmahlzeiten sind oft unruhig.</w:t>
      </w:r>
    </w:p>
    <w:p w14:paraId="5BF4FA78" w14:textId="77777777" w:rsidR="00F337F4" w:rsidRDefault="00000000">
      <w:pPr>
        <w:pStyle w:val="berschrift3"/>
        <w:spacing w:before="240" w:after="120"/>
      </w:pPr>
      <w:r>
        <w:t>Sanfte Steuerung</w:t>
      </w:r>
    </w:p>
    <w:p w14:paraId="6039B957" w14:textId="77777777" w:rsidR="00F337F4" w:rsidRDefault="00000000">
      <w:pPr>
        <w:spacing w:after="120"/>
      </w:pPr>
      <w:r>
        <w:lastRenderedPageBreak/>
        <w:t>Stillen in zurückgelehnter Position und häufige, kürzere Mahlzeiten können den Fluss beruhigen.</w:t>
      </w:r>
    </w:p>
    <w:p w14:paraId="21882017" w14:textId="77777777" w:rsidR="00F337F4" w:rsidRDefault="00000000">
      <w:pPr>
        <w:pStyle w:val="berschrift3"/>
        <w:spacing w:before="240" w:after="120"/>
      </w:pPr>
      <w:r>
        <w:t>Nicht zusätzlich stimulieren</w:t>
      </w:r>
    </w:p>
    <w:p w14:paraId="7E43D1E4" w14:textId="77777777" w:rsidR="00F337F4" w:rsidRDefault="00000000">
      <w:pPr>
        <w:spacing w:after="120"/>
      </w:pPr>
      <w:r>
        <w:t>Vermeide unnötiges Abpumpen, da es das Angebot weiter erhöhen kann.</w:t>
      </w:r>
    </w:p>
    <w:p w14:paraId="0AD8193C" w14:textId="77777777" w:rsidR="00F337F4" w:rsidRDefault="00000000">
      <w:pPr>
        <w:spacing w:after="120"/>
      </w:pPr>
      <w:r>
        <w:t>Wenn das Baby kaum zunimmt oder Stillen dauerhaft belastend bleibt, hol dir fachliche Unterstützung.  Für persönliche Unterstützung kannst du dich direkt an Stillberaterin Jacqueline Tinz wenden: Jacqueline Tinz: 01601749534</w:t>
      </w:r>
    </w:p>
    <w:p w14:paraId="1F4CBA96" w14:textId="77777777" w:rsidR="00F337F4" w:rsidRDefault="00000000">
      <w:pPr>
        <w:pStyle w:val="berschrift2"/>
        <w:spacing w:before="240" w:after="120"/>
      </w:pPr>
      <w:bookmarkStart w:id="275" w:name="_Toc222131168"/>
      <w:r>
        <w:t>Zu wenig Milch? Was wirklich zählt</w:t>
      </w:r>
      <w:bookmarkEnd w:id="275"/>
    </w:p>
    <w:p w14:paraId="5D9ED146" w14:textId="77777777" w:rsidR="00F337F4" w:rsidRDefault="00000000">
      <w:pPr>
        <w:spacing w:after="120"/>
      </w:pPr>
      <w:r>
        <w:t>Das Gefühl von zu wenig Milch ist verbreitet. Wichtiger als das Gefühl sind die beobachtbaren Zeichen.</w:t>
      </w:r>
    </w:p>
    <w:p w14:paraId="30CF60E4" w14:textId="77777777" w:rsidR="00F337F4" w:rsidRDefault="00000000">
      <w:pPr>
        <w:pStyle w:val="berschrift3"/>
        <w:spacing w:before="240" w:after="120"/>
      </w:pPr>
      <w:r>
        <w:t>Worauf es ankommt</w:t>
      </w:r>
    </w:p>
    <w:p w14:paraId="1EC4EB57" w14:textId="77777777" w:rsidR="00F337F4" w:rsidRDefault="00000000">
      <w:pPr>
        <w:spacing w:after="120"/>
      </w:pPr>
      <w:r>
        <w:t>Nasse Windeln, wacher Eindruck und Gewichtsentwicklung sind aussagekräftiger als das Brustgefühl.</w:t>
      </w:r>
    </w:p>
    <w:p w14:paraId="03851A49" w14:textId="77777777" w:rsidR="00F337F4" w:rsidRDefault="00000000">
      <w:pPr>
        <w:pStyle w:val="berschrift3"/>
        <w:spacing w:before="240" w:after="120"/>
      </w:pPr>
      <w:r>
        <w:t>Stillmanagement</w:t>
      </w:r>
    </w:p>
    <w:p w14:paraId="244E2668" w14:textId="77777777" w:rsidR="00F337F4" w:rsidRDefault="00000000">
      <w:pPr>
        <w:spacing w:after="120"/>
      </w:pPr>
      <w:r>
        <w:t>Häufiges, effektives Trinken und gutes Anlegen unterstützen die Milchbildung.</w:t>
      </w:r>
    </w:p>
    <w:p w14:paraId="65242CFC" w14:textId="77777777" w:rsidR="00F337F4" w:rsidRDefault="00000000">
      <w:pPr>
        <w:pStyle w:val="berschrift3"/>
        <w:spacing w:before="240" w:after="120"/>
      </w:pPr>
      <w:r>
        <w:t>Beruhigung statt Druck</w:t>
      </w:r>
    </w:p>
    <w:p w14:paraId="37DEAB25" w14:textId="77777777" w:rsidR="00F337F4" w:rsidRDefault="00000000">
      <w:pPr>
        <w:spacing w:after="120"/>
      </w:pPr>
      <w:r>
        <w:t>Stress kann den Milchfluss bremsen. Suche dir Unterstützung und Entlastung im Alltag.</w:t>
      </w:r>
    </w:p>
    <w:p w14:paraId="74587DFC" w14:textId="77777777" w:rsidR="00F337F4" w:rsidRDefault="00000000">
      <w:pPr>
        <w:spacing w:after="120"/>
      </w:pPr>
      <w:r>
        <w:t>Wenn du dir Sorgen um die Gewichtsentwicklung machst, hol dir zeitnah professionelle Beratung.  Für persönliche Unterstützung kannst du dich direkt an Stillberaterin Jacqueline Tinz wenden: Jacqueline Tinz: 01601749534</w:t>
      </w:r>
    </w:p>
    <w:p w14:paraId="01E61AB2" w14:textId="77777777" w:rsidR="00F337F4" w:rsidRDefault="00000000">
      <w:pPr>
        <w:pStyle w:val="berschrift2"/>
        <w:spacing w:before="240" w:after="120"/>
      </w:pPr>
      <w:bookmarkStart w:id="276" w:name="_Toc222131169"/>
      <w:proofErr w:type="spellStart"/>
      <w:r>
        <w:t>Clusterfeeding</w:t>
      </w:r>
      <w:proofErr w:type="spellEnd"/>
      <w:r>
        <w:t>: normal oder Grund zur Sorge?</w:t>
      </w:r>
      <w:bookmarkEnd w:id="276"/>
    </w:p>
    <w:p w14:paraId="739AD2BD" w14:textId="77777777" w:rsidR="00F337F4" w:rsidRDefault="00000000">
      <w:pPr>
        <w:spacing w:after="120"/>
      </w:pPr>
      <w:r>
        <w:t>Häufiges Stillen in kurzen Abständen ist oft normal, besonders am Abend oder in Wachstumsschüben.</w:t>
      </w:r>
    </w:p>
    <w:p w14:paraId="15937FB8" w14:textId="77777777" w:rsidR="00F337F4" w:rsidRDefault="00000000">
      <w:pPr>
        <w:pStyle w:val="berschrift3"/>
        <w:spacing w:before="240" w:after="120"/>
      </w:pPr>
      <w:r>
        <w:t>Warum es passiert</w:t>
      </w:r>
    </w:p>
    <w:p w14:paraId="56978557" w14:textId="77777777" w:rsidR="00F337F4" w:rsidRDefault="00000000">
      <w:pPr>
        <w:spacing w:after="120"/>
      </w:pPr>
      <w:proofErr w:type="spellStart"/>
      <w:r>
        <w:t>Clusterfeeding</w:t>
      </w:r>
      <w:proofErr w:type="spellEnd"/>
      <w:r>
        <w:t xml:space="preserve"> hilft dem Baby, Nähe zu tanken und die Milchbildung anzuregen.</w:t>
      </w:r>
    </w:p>
    <w:p w14:paraId="0DE35019" w14:textId="77777777" w:rsidR="00F337F4" w:rsidRDefault="00000000">
      <w:pPr>
        <w:pStyle w:val="berschrift3"/>
        <w:spacing w:before="240" w:after="120"/>
      </w:pPr>
      <w:r>
        <w:t>Wie du dich entlastest</w:t>
      </w:r>
    </w:p>
    <w:p w14:paraId="64847B5D" w14:textId="77777777" w:rsidR="00F337F4" w:rsidRDefault="00000000">
      <w:pPr>
        <w:spacing w:after="120"/>
      </w:pPr>
      <w:r>
        <w:t>Mach es dir bequem, nutze Snacks und Getränke in Reichweite und bitte um Unterstützung.  Für persönliche Unterstützung kannst du dich direkt an Stillberaterin Jacqueline Tinz wenden: Jacqueline Tinz: 01601749534</w:t>
      </w:r>
    </w:p>
    <w:p w14:paraId="497D8609" w14:textId="77777777" w:rsidR="00F337F4" w:rsidRDefault="00000000">
      <w:pPr>
        <w:pStyle w:val="berschrift3"/>
        <w:spacing w:before="240" w:after="120"/>
      </w:pPr>
      <w:r>
        <w:t>Wann genauer hinschauen</w:t>
      </w:r>
    </w:p>
    <w:p w14:paraId="6F8BECA5" w14:textId="77777777" w:rsidR="00F337F4" w:rsidRDefault="00000000">
      <w:pPr>
        <w:spacing w:after="120"/>
      </w:pPr>
      <w:r>
        <w:t>Wenn das Baby sehr unruhig ist oder kaum zunimmt, sollten andere Ursachen geprüft werden.</w:t>
      </w:r>
    </w:p>
    <w:p w14:paraId="66026CED" w14:textId="77777777" w:rsidR="00F337F4" w:rsidRDefault="00000000">
      <w:pPr>
        <w:pStyle w:val="berschrift2"/>
        <w:spacing w:before="240" w:after="120"/>
      </w:pPr>
      <w:bookmarkStart w:id="277" w:name="_Toc222131170"/>
      <w:r>
        <w:t>Baby will „immer“ an die Brust</w:t>
      </w:r>
      <w:bookmarkEnd w:id="277"/>
    </w:p>
    <w:p w14:paraId="0619AB06" w14:textId="77777777" w:rsidR="00F337F4" w:rsidRDefault="00000000">
      <w:pPr>
        <w:spacing w:after="120"/>
      </w:pPr>
      <w:r>
        <w:t>Gerade in den ersten Wochen ist sehr häufiges Stillen normal. Nähe, Regulation und Milchbildung hängen eng zusammen.</w:t>
      </w:r>
    </w:p>
    <w:p w14:paraId="21C2C060" w14:textId="77777777" w:rsidR="00F337F4" w:rsidRDefault="00000000">
      <w:pPr>
        <w:pStyle w:val="berschrift3"/>
        <w:spacing w:before="240" w:after="120"/>
      </w:pPr>
      <w:r>
        <w:t>Nähe und Regulation</w:t>
      </w:r>
    </w:p>
    <w:p w14:paraId="475AE962" w14:textId="77777777" w:rsidR="00F337F4" w:rsidRDefault="00000000">
      <w:pPr>
        <w:spacing w:after="120"/>
      </w:pPr>
      <w:r>
        <w:t>Stillen ist nicht nur Nahrung, sondern auch Beruhigung. Häufiges Anlegen hilft dem Baby, sich zu regulieren und den Tag zu verarbeiten.</w:t>
      </w:r>
    </w:p>
    <w:p w14:paraId="05B82B86" w14:textId="77777777" w:rsidR="00F337F4" w:rsidRDefault="00000000">
      <w:pPr>
        <w:pStyle w:val="berschrift3"/>
        <w:spacing w:before="240" w:after="120"/>
      </w:pPr>
      <w:r>
        <w:t>Hungerzeichen erkennen</w:t>
      </w:r>
    </w:p>
    <w:p w14:paraId="01A05C64" w14:textId="77777777" w:rsidR="002F418C" w:rsidRDefault="00000000" w:rsidP="002F418C">
      <w:pPr>
        <w:rPr>
          <w:ins w:id="278" w:author="Jürgen Bußmann" w:date="2026-02-16T12:14:00Z" w16du:dateUtc="2026-02-16T11:14:00Z"/>
        </w:rPr>
      </w:pPr>
      <w:r>
        <w:t xml:space="preserve">Schmatzen, Suchen oder die Hand zum Mund führen sind frühe Signale. Spätes </w:t>
      </w:r>
      <w:ins w:id="279" w:author="Jürgen Bußmann" w:date="2026-02-16T12:14:00Z" w16du:dateUtc="2026-02-16T11:14:00Z">
        <w:r w:rsidR="002F418C">
          <w:t>Wenn man erst abwartet, bis das Kind weint, gestaltet sich das Anlegen oft schwieriger.</w:t>
        </w:r>
      </w:ins>
    </w:p>
    <w:p w14:paraId="056A5BC5" w14:textId="000513CA" w:rsidR="00F337F4" w:rsidRDefault="00000000">
      <w:pPr>
        <w:spacing w:after="120"/>
      </w:pPr>
      <w:del w:id="280" w:author="Jürgen Bußmann" w:date="2026-02-16T12:13:00Z" w16du:dateUtc="2026-02-16T11:13:00Z">
        <w:r w:rsidDel="002F418C">
          <w:delText>Weinen macht das Anlegen oft schwieriger.</w:delText>
        </w:r>
      </w:del>
    </w:p>
    <w:p w14:paraId="5C4F4EDC" w14:textId="77777777" w:rsidR="00F337F4" w:rsidRDefault="00000000">
      <w:pPr>
        <w:pStyle w:val="berschrift3"/>
        <w:spacing w:before="240" w:after="120"/>
      </w:pPr>
      <w:r>
        <w:lastRenderedPageBreak/>
        <w:t>Wann genauer hinschauen</w:t>
      </w:r>
    </w:p>
    <w:p w14:paraId="699133E6" w14:textId="77777777" w:rsidR="00F337F4" w:rsidRDefault="00000000">
      <w:pPr>
        <w:spacing w:after="120"/>
      </w:pPr>
      <w:r>
        <w:t>Wenn das Baby sehr unruhig bleibt, wenig nasse Windeln hat oder kaum zunimmt, ist eine fachliche Einschätzung sinnvoll.</w:t>
      </w:r>
    </w:p>
    <w:p w14:paraId="0280E091" w14:textId="77777777" w:rsidR="00F337F4" w:rsidRDefault="00000000">
      <w:pPr>
        <w:pStyle w:val="berschrift2"/>
        <w:spacing w:before="240" w:after="120"/>
        <w:rPr>
          <w:ins w:id="281" w:author="Jürgen Bußmann" w:date="2026-02-16T12:15:00Z" w16du:dateUtc="2026-02-16T11:15:00Z"/>
        </w:rPr>
      </w:pPr>
      <w:bookmarkStart w:id="282" w:name="_Toc222131171"/>
      <w:r>
        <w:t>Baby beißt in die Brust</w:t>
      </w:r>
      <w:bookmarkEnd w:id="282"/>
    </w:p>
    <w:p w14:paraId="2396D473" w14:textId="4C82B099" w:rsidR="002F418C" w:rsidRPr="002F418C" w:rsidRDefault="002F418C" w:rsidP="002F418C">
      <w:pPr>
        <w:pStyle w:val="berschrift3"/>
        <w:spacing w:before="240" w:after="120"/>
        <w:rPr>
          <w:ins w:id="283" w:author="Jürgen Bußmann" w:date="2026-02-16T12:15:00Z" w16du:dateUtc="2026-02-16T11:15:00Z"/>
          <w:rPrChange w:id="284" w:author="Jürgen Bußmann" w:date="2026-02-16T12:16:00Z" w16du:dateUtc="2026-02-16T11:16:00Z">
            <w:rPr>
              <w:ins w:id="285" w:author="Jürgen Bußmann" w:date="2026-02-16T12:15:00Z" w16du:dateUtc="2026-02-16T11:15:00Z"/>
              <w:sz w:val="28"/>
              <w:szCs w:val="28"/>
            </w:rPr>
          </w:rPrChange>
        </w:rPr>
        <w:pPrChange w:id="286" w:author="Jürgen Bußmann" w:date="2026-02-16T12:16:00Z" w16du:dateUtc="2026-02-16T11:16:00Z">
          <w:pPr/>
        </w:pPrChange>
      </w:pPr>
      <w:ins w:id="287" w:author="Jürgen Bußmann" w:date="2026-02-16T12:15:00Z" w16du:dateUtc="2026-02-16T11:15:00Z">
        <w:r w:rsidRPr="002F418C">
          <w:rPr>
            <w:rPrChange w:id="288" w:author="Jürgen Bußmann" w:date="2026-02-16T12:16:00Z" w16du:dateUtc="2026-02-16T11:16:00Z">
              <w:rPr>
                <w:sz w:val="28"/>
                <w:szCs w:val="28"/>
              </w:rPr>
            </w:rPrChange>
          </w:rPr>
          <w:t>Vorbeugen</w:t>
        </w:r>
      </w:ins>
    </w:p>
    <w:p w14:paraId="6EBFF951" w14:textId="77A8C11D" w:rsidR="002F418C" w:rsidRPr="002F418C" w:rsidDel="002F418C" w:rsidRDefault="002F418C" w:rsidP="002F418C">
      <w:pPr>
        <w:pStyle w:val="berschrift3"/>
        <w:spacing w:before="240" w:after="120"/>
        <w:rPr>
          <w:del w:id="289" w:author="Jürgen Bußmann" w:date="2026-02-16T12:17:00Z" w16du:dateUtc="2026-02-16T11:17:00Z"/>
          <w:color w:val="auto"/>
          <w:sz w:val="20"/>
          <w:szCs w:val="20"/>
          <w:rPrChange w:id="290" w:author="Jürgen Bußmann" w:date="2026-02-16T12:17:00Z" w16du:dateUtc="2026-02-16T11:17:00Z">
            <w:rPr>
              <w:del w:id="291" w:author="Jürgen Bußmann" w:date="2026-02-16T12:17:00Z" w16du:dateUtc="2026-02-16T11:17:00Z"/>
            </w:rPr>
          </w:rPrChange>
        </w:rPr>
        <w:pPrChange w:id="292" w:author="Jürgen Bußmann" w:date="2026-02-16T12:17:00Z" w16du:dateUtc="2026-02-16T11:17:00Z">
          <w:pPr>
            <w:pStyle w:val="berschrift2"/>
            <w:spacing w:before="240" w:after="120"/>
          </w:pPr>
        </w:pPrChange>
      </w:pPr>
      <w:ins w:id="293" w:author="Jürgen Bußmann" w:date="2026-02-16T12:15:00Z" w16du:dateUtc="2026-02-16T11:15:00Z">
        <w:r w:rsidRPr="002F418C">
          <w:rPr>
            <w:color w:val="auto"/>
            <w:sz w:val="20"/>
            <w:szCs w:val="20"/>
            <w:rPrChange w:id="294" w:author="Jürgen Bußmann" w:date="2026-02-16T12:17:00Z" w16du:dateUtc="2026-02-16T11:17:00Z">
              <w:rPr>
                <w:sz w:val="24"/>
                <w:szCs w:val="24"/>
              </w:rPr>
            </w:rPrChange>
          </w:rPr>
          <w:t xml:space="preserve">Vermeide jegliche künstliche Sauger, wie Schnuller, Flaschen, aber auch Beißringe und Strohhalme. Diese fördern das </w:t>
        </w:r>
        <w:proofErr w:type="spellStart"/>
        <w:r w:rsidRPr="002F418C">
          <w:rPr>
            <w:color w:val="auto"/>
            <w:sz w:val="20"/>
            <w:szCs w:val="20"/>
            <w:rPrChange w:id="295" w:author="Jürgen Bußmann" w:date="2026-02-16T12:17:00Z" w16du:dateUtc="2026-02-16T11:17:00Z">
              <w:rPr>
                <w:sz w:val="24"/>
                <w:szCs w:val="24"/>
              </w:rPr>
            </w:rPrChange>
          </w:rPr>
          <w:t>Beißen</w:t>
        </w:r>
      </w:ins>
      <w:ins w:id="296" w:author="Jürgen Bußmann" w:date="2026-02-16T12:17:00Z" w16du:dateUtc="2026-02-16T11:17:00Z">
        <w:r>
          <w:rPr>
            <w:color w:val="auto"/>
            <w:sz w:val="20"/>
            <w:szCs w:val="20"/>
          </w:rPr>
          <w:t>,</w:t>
        </w:r>
      </w:ins>
    </w:p>
    <w:p w14:paraId="00C179E0" w14:textId="77777777" w:rsidR="002F418C" w:rsidRDefault="002F418C" w:rsidP="002F418C">
      <w:pPr>
        <w:spacing w:after="120"/>
        <w:rPr>
          <w:moveTo w:id="297" w:author="Jürgen Bußmann" w:date="2026-02-16T12:18:00Z" w16du:dateUtc="2026-02-16T11:18:00Z"/>
        </w:rPr>
      </w:pPr>
      <w:moveToRangeStart w:id="298" w:author="Jürgen Bußmann" w:date="2026-02-16T12:18:00Z" w:name="move222136721"/>
      <w:moveTo w:id="299" w:author="Jürgen Bußmann" w:date="2026-02-16T12:18:00Z" w16du:dateUtc="2026-02-16T11:18:00Z">
        <w:r>
          <w:t>Beende</w:t>
        </w:r>
        <w:proofErr w:type="spellEnd"/>
        <w:r>
          <w:t xml:space="preserve"> die Mahlzeit, wenn das Baby nur noch nuckelt, und biete bei Bedarf einen Beißring vor dem Stillen an.</w:t>
        </w:r>
      </w:moveTo>
    </w:p>
    <w:moveToRangeEnd w:id="298"/>
    <w:p w14:paraId="2533BE45" w14:textId="668A17EE" w:rsidR="00F337F4" w:rsidDel="002F418C" w:rsidRDefault="00000000">
      <w:pPr>
        <w:spacing w:after="120"/>
        <w:rPr>
          <w:del w:id="300" w:author="Jürgen Bußmann" w:date="2026-02-16T12:17:00Z" w16du:dateUtc="2026-02-16T11:17:00Z"/>
        </w:rPr>
      </w:pPr>
      <w:del w:id="301" w:author="Jürgen Bußmann" w:date="2026-02-16T12:17:00Z" w16du:dateUtc="2026-02-16T11:17:00Z">
        <w:r w:rsidDel="002F418C">
          <w:delText>Beißen ist meist eine kurze Phase, häufig rund um Zahnen oder wenn das Baby spielt. Mit klaren Reaktionen lässt es sich gut lenken.</w:delText>
        </w:r>
      </w:del>
    </w:p>
    <w:p w14:paraId="4D171B42" w14:textId="77777777" w:rsidR="00F337F4" w:rsidRDefault="00000000">
      <w:pPr>
        <w:pStyle w:val="berschrift3"/>
        <w:spacing w:before="240" w:after="120"/>
      </w:pPr>
      <w:r>
        <w:t>Warum es passiert</w:t>
      </w:r>
    </w:p>
    <w:p w14:paraId="0A7D9AAE" w14:textId="77777777" w:rsidR="00F337F4" w:rsidRDefault="00000000">
      <w:pPr>
        <w:spacing w:after="120"/>
      </w:pPr>
      <w:r>
        <w:t>Manche Babys beißen beim Zahnen, aus Neugier oder wenn die Brust nicht mehr aktiv fließt.</w:t>
      </w:r>
    </w:p>
    <w:p w14:paraId="0FA3C7AD" w14:textId="77777777" w:rsidR="00F337F4" w:rsidRDefault="00000000">
      <w:pPr>
        <w:pStyle w:val="berschrift3"/>
        <w:spacing w:before="240" w:after="120"/>
      </w:pPr>
      <w:r>
        <w:t>Was du sofort tun kannst</w:t>
      </w:r>
    </w:p>
    <w:p w14:paraId="192FEFBF" w14:textId="77777777" w:rsidR="00F337F4" w:rsidDel="002F418C" w:rsidRDefault="00000000">
      <w:pPr>
        <w:spacing w:after="120"/>
        <w:rPr>
          <w:del w:id="302" w:author="Jürgen Bußmann" w:date="2026-02-16T12:18:00Z" w16du:dateUtc="2026-02-16T11:18:00Z"/>
        </w:rPr>
      </w:pPr>
      <w:r>
        <w:t>Löse das Vakuum ruhig, beende kurz die Mahlzeit und biete danach erneut an. So versteht dein Baby, dass Beißen das Stillen stoppt.</w:t>
      </w:r>
    </w:p>
    <w:p w14:paraId="5F0D3931" w14:textId="77777777" w:rsidR="00F337F4" w:rsidRDefault="00000000" w:rsidP="002F418C">
      <w:pPr>
        <w:spacing w:after="120"/>
        <w:pPrChange w:id="303" w:author="Jürgen Bußmann" w:date="2026-02-16T12:18:00Z" w16du:dateUtc="2026-02-16T11:18:00Z">
          <w:pPr>
            <w:pStyle w:val="berschrift3"/>
            <w:spacing w:before="240" w:after="120"/>
          </w:pPr>
        </w:pPrChange>
      </w:pPr>
      <w:del w:id="304" w:author="Jürgen Bußmann" w:date="2026-02-16T12:18:00Z" w16du:dateUtc="2026-02-16T11:18:00Z">
        <w:r w:rsidDel="002F418C">
          <w:delText>Vorbeugen</w:delText>
        </w:r>
      </w:del>
    </w:p>
    <w:p w14:paraId="1957FF98" w14:textId="0CFDD42D" w:rsidR="00F337F4" w:rsidDel="002F418C" w:rsidRDefault="00000000">
      <w:pPr>
        <w:spacing w:after="120"/>
        <w:rPr>
          <w:moveFrom w:id="305" w:author="Jürgen Bußmann" w:date="2026-02-16T12:18:00Z" w16du:dateUtc="2026-02-16T11:18:00Z"/>
        </w:rPr>
      </w:pPr>
      <w:moveFromRangeStart w:id="306" w:author="Jürgen Bußmann" w:date="2026-02-16T12:18:00Z" w:name="move222136721"/>
      <w:moveFrom w:id="307" w:author="Jürgen Bußmann" w:date="2026-02-16T12:18:00Z" w16du:dateUtc="2026-02-16T11:18:00Z">
        <w:r w:rsidDel="002F418C">
          <w:t>Beende die Mahlzeit, wenn das Baby nur noch nuckelt, und biete bei Bedarf einen Beißring vor dem Stillen an.</w:t>
        </w:r>
      </w:moveFrom>
    </w:p>
    <w:p w14:paraId="5FF5282F" w14:textId="4DFEF220" w:rsidR="00F337F4" w:rsidRDefault="00000000">
      <w:pPr>
        <w:pStyle w:val="berschrift2"/>
        <w:spacing w:before="240" w:after="120"/>
      </w:pPr>
      <w:bookmarkStart w:id="308" w:name="_Toc222131172"/>
      <w:moveFromRangeEnd w:id="306"/>
      <w:r>
        <w:t>Soor (Pilzinfektion) an Brustwarze oder im Mund</w:t>
      </w:r>
      <w:bookmarkEnd w:id="308"/>
      <w:ins w:id="309" w:author="Jürgen Bußmann" w:date="2026-02-16T12:19:00Z" w16du:dateUtc="2026-02-16T11:19:00Z">
        <w:r w:rsidR="002F418C">
          <w:t xml:space="preserve"> des Kindes</w:t>
        </w:r>
      </w:ins>
    </w:p>
    <w:p w14:paraId="5B13753B" w14:textId="77777777" w:rsidR="00F337F4" w:rsidRDefault="00000000">
      <w:pPr>
        <w:spacing w:after="120"/>
        <w:rPr>
          <w:ins w:id="310" w:author="Jürgen Bußmann" w:date="2026-02-16T12:19:00Z" w16du:dateUtc="2026-02-16T11:19:00Z"/>
        </w:rPr>
      </w:pPr>
      <w:r>
        <w:t>Soor kann Brustwarzen und den Mund des Babys betreffen. Typisch sind brennende Schmerzen oder weißliche Beläge im Mund.</w:t>
      </w:r>
    </w:p>
    <w:p w14:paraId="4025CE5F" w14:textId="77777777" w:rsidR="002F418C" w:rsidRPr="002F418C" w:rsidRDefault="002F418C" w:rsidP="002F418C">
      <w:pPr>
        <w:pStyle w:val="berschrift3"/>
        <w:spacing w:before="240" w:after="120"/>
        <w:rPr>
          <w:ins w:id="311" w:author="Jürgen Bußmann" w:date="2026-02-16T12:19:00Z" w16du:dateUtc="2026-02-16T11:19:00Z"/>
        </w:rPr>
        <w:pPrChange w:id="312" w:author="Jürgen Bußmann" w:date="2026-02-16T12:19:00Z" w16du:dateUtc="2026-02-16T11:19:00Z">
          <w:pPr/>
        </w:pPrChange>
      </w:pPr>
      <w:ins w:id="313" w:author="Jürgen Bußmann" w:date="2026-02-16T12:19:00Z" w16du:dateUtc="2026-02-16T11:19:00Z">
        <w:r w:rsidRPr="002F418C">
          <w:t>Vorbeugen</w:t>
        </w:r>
      </w:ins>
    </w:p>
    <w:p w14:paraId="28B0C4E8" w14:textId="313A48C1" w:rsidR="002F418C" w:rsidRDefault="002F418C" w:rsidP="002F418C">
      <w:pPr>
        <w:pStyle w:val="berschrift3"/>
        <w:spacing w:before="240" w:after="120"/>
        <w:pPrChange w:id="314" w:author="Jürgen Bußmann" w:date="2026-02-16T12:21:00Z" w16du:dateUtc="2026-02-16T11:21:00Z">
          <w:pPr>
            <w:spacing w:after="120"/>
          </w:pPr>
        </w:pPrChange>
      </w:pPr>
      <w:ins w:id="315" w:author="Jürgen Bußmann" w:date="2026-02-16T12:19:00Z" w16du:dateUtc="2026-02-16T11:19:00Z">
        <w:r w:rsidRPr="002F418C">
          <w:t xml:space="preserve">Schnuller, Flaschensauger und Stillhütchen vermeiden, da diese die Hauptursache sind. Falls diese doch benutzt werden, regelmäßig auskochen. Die Brust muss nicht speziell gereinigt oder desinfiziert werden, eine ganz normale Alltagshygiene ist vollkommen ausreichend. Textilien möglichst heiß </w:t>
        </w:r>
      </w:ins>
      <w:ins w:id="316" w:author="Jürgen Bußmann" w:date="2026-02-16T12:20:00Z" w16du:dateUtc="2026-02-16T11:20:00Z">
        <w:r>
          <w:t xml:space="preserve">(mind. 60°C) </w:t>
        </w:r>
      </w:ins>
      <w:ins w:id="317" w:author="Jürgen Bußmann" w:date="2026-02-16T12:19:00Z" w16du:dateUtc="2026-02-16T11:19:00Z">
        <w:r w:rsidRPr="002F418C">
          <w:t xml:space="preserve">waschen und Hände regelmäßig waschen, gerade nach </w:t>
        </w:r>
        <w:proofErr w:type="gramStart"/>
        <w:r w:rsidRPr="002F418C">
          <w:t>dem einkaufen</w:t>
        </w:r>
        <w:proofErr w:type="gramEnd"/>
        <w:r w:rsidRPr="002F418C">
          <w:t xml:space="preserve"> etc.</w:t>
        </w:r>
      </w:ins>
    </w:p>
    <w:p w14:paraId="14853054" w14:textId="77777777" w:rsidR="00F337F4" w:rsidRDefault="00000000">
      <w:pPr>
        <w:pStyle w:val="berschrift3"/>
        <w:spacing w:before="240" w:after="120"/>
      </w:pPr>
      <w:r>
        <w:t>Typische Anzeichen</w:t>
      </w:r>
    </w:p>
    <w:p w14:paraId="549BBC77" w14:textId="77777777" w:rsidR="00F337F4" w:rsidRDefault="00000000">
      <w:pPr>
        <w:spacing w:after="120"/>
      </w:pPr>
      <w:r>
        <w:t xml:space="preserve">Brennender, stechender Schmerz, glänzende oder gerötete Brustwarzen und weiße Beläge im </w:t>
      </w:r>
      <w:proofErr w:type="spellStart"/>
      <w:r>
        <w:t>Babymund</w:t>
      </w:r>
      <w:proofErr w:type="spellEnd"/>
      <w:r>
        <w:t xml:space="preserve"> können Hinweise sein.</w:t>
      </w:r>
    </w:p>
    <w:p w14:paraId="7599F2AD" w14:textId="77777777" w:rsidR="00F337F4" w:rsidRDefault="00000000">
      <w:pPr>
        <w:pStyle w:val="berschrift3"/>
        <w:spacing w:before="240" w:after="120"/>
      </w:pPr>
      <w:r>
        <w:t>Behandlung betrifft beide</w:t>
      </w:r>
    </w:p>
    <w:p w14:paraId="2DFFC1B2" w14:textId="77777777" w:rsidR="00F337F4" w:rsidRDefault="00000000">
      <w:pPr>
        <w:spacing w:after="120"/>
      </w:pPr>
      <w:r>
        <w:t>Damit der Soor nicht wiederkehrt, müssen meist Mutter und Baby gleichzeitig behandelt werden.</w:t>
      </w:r>
    </w:p>
    <w:p w14:paraId="47B6A467" w14:textId="77777777" w:rsidR="00F337F4" w:rsidRDefault="00000000">
      <w:pPr>
        <w:pStyle w:val="berschrift3"/>
        <w:spacing w:before="240" w:after="120"/>
      </w:pPr>
      <w:r>
        <w:t>Hygiene im Alltag</w:t>
      </w:r>
    </w:p>
    <w:p w14:paraId="44CDDBFC" w14:textId="77777777" w:rsidR="00F337F4" w:rsidRDefault="00000000">
      <w:pPr>
        <w:spacing w:after="120"/>
      </w:pPr>
      <w:r>
        <w:t>Schnuller, Flaschensauger und Stillhütchen regelmäßig auskochen, Textilien heiß waschen und Hände gut waschen.</w:t>
      </w:r>
    </w:p>
    <w:p w14:paraId="287D20D9" w14:textId="77777777" w:rsidR="00F337F4" w:rsidRDefault="00000000">
      <w:pPr>
        <w:spacing w:after="120"/>
      </w:pPr>
      <w:r>
        <w:t>Wenn die Schmerzen stark sind, die Symptome anhalten oder das Baby unruhig trinkt, ist eine ärztliche Abklärung wichtig.  Für persönliche Unterstützung kannst du dich direkt an Stillberaterin Jacqueline Tinz wenden: Jacqueline Tinz: 01601749534</w:t>
      </w:r>
    </w:p>
    <w:p w14:paraId="6361F78D" w14:textId="77777777" w:rsidR="00F337F4" w:rsidRDefault="00000000">
      <w:pPr>
        <w:pStyle w:val="berschrift2"/>
        <w:spacing w:before="240" w:after="120"/>
      </w:pPr>
      <w:bookmarkStart w:id="318" w:name="_Toc222131173"/>
      <w:r>
        <w:t>Stillstreik: wenn das Baby die Brust verweigert</w:t>
      </w:r>
      <w:bookmarkEnd w:id="318"/>
    </w:p>
    <w:p w14:paraId="4062CA71" w14:textId="77777777" w:rsidR="00F337F4" w:rsidRDefault="00000000">
      <w:pPr>
        <w:spacing w:after="120"/>
      </w:pPr>
      <w:r>
        <w:lastRenderedPageBreak/>
        <w:t>Ein Stillstreik ist meist eine vorübergehende Phase. Druck macht es oft schwerer.</w:t>
      </w:r>
    </w:p>
    <w:p w14:paraId="28FD324F" w14:textId="77777777" w:rsidR="00F337F4" w:rsidRDefault="00000000">
      <w:pPr>
        <w:pStyle w:val="berschrift3"/>
        <w:spacing w:before="240" w:after="120"/>
      </w:pPr>
      <w:r>
        <w:t>Mögliche Auslöser</w:t>
      </w:r>
    </w:p>
    <w:p w14:paraId="230DFC92" w14:textId="7780E4AC" w:rsidR="002F418C" w:rsidRDefault="00000000" w:rsidP="002F418C">
      <w:pPr>
        <w:rPr>
          <w:ins w:id="319" w:author="Jürgen Bußmann" w:date="2026-02-16T12:22:00Z" w16du:dateUtc="2026-02-16T11:22:00Z"/>
        </w:rPr>
      </w:pPr>
      <w:del w:id="320" w:author="Jürgen Bußmann" w:date="2026-02-16T12:22:00Z" w16du:dateUtc="2026-02-16T11:22:00Z">
        <w:r w:rsidDel="002F418C">
          <w:delText>Zahnen, Infekte, Reizüberflutung oder Änderungen im Alltag können eine Rolle spielen.</w:delText>
        </w:r>
      </w:del>
      <w:ins w:id="321" w:author="Jürgen Bußmann" w:date="2026-02-16T12:22:00Z" w16du:dateUtc="2026-02-16T11:22:00Z">
        <w:r w:rsidR="002F418C" w:rsidRPr="002F418C">
          <w:t xml:space="preserve"> </w:t>
        </w:r>
        <w:r w:rsidR="002F418C">
          <w:t xml:space="preserve">Der Hauptauslöser sind künstliche Sauger, welche zu einer Saugverwirrung geführt haben, ansonsten können auch Infekte, Reizüberflutung oder Änderungen im Alltag eine Rolle spielen. Manchmal kann auch ein vorheriges Beißen in die Brust und die daraus entstandene Reaktion der Mutter die Ursache sein. </w:t>
        </w:r>
      </w:ins>
    </w:p>
    <w:p w14:paraId="147FD1B3" w14:textId="6A9F2CA7" w:rsidR="00F337F4" w:rsidDel="002F418C" w:rsidRDefault="00F337F4">
      <w:pPr>
        <w:spacing w:after="120"/>
        <w:rPr>
          <w:del w:id="322" w:author="Jürgen Bußmann" w:date="2026-02-16T12:22:00Z" w16du:dateUtc="2026-02-16T11:22:00Z"/>
        </w:rPr>
      </w:pPr>
    </w:p>
    <w:p w14:paraId="069C8112" w14:textId="77777777" w:rsidR="00F337F4" w:rsidRDefault="00000000">
      <w:pPr>
        <w:pStyle w:val="berschrift3"/>
        <w:spacing w:before="240" w:after="120"/>
      </w:pPr>
      <w:r>
        <w:t>Sanfte Rückkehr</w:t>
      </w:r>
    </w:p>
    <w:p w14:paraId="7E290038" w14:textId="77777777" w:rsidR="002F418C" w:rsidRDefault="002F418C" w:rsidP="002F418C">
      <w:pPr>
        <w:rPr>
          <w:ins w:id="323" w:author="Jürgen Bußmann" w:date="2026-02-16T12:22:00Z" w16du:dateUtc="2026-02-16T11:22:00Z"/>
        </w:rPr>
      </w:pPr>
      <w:ins w:id="324" w:author="Jürgen Bußmann" w:date="2026-02-16T12:22:00Z" w16du:dateUtc="2026-02-16T11:22:00Z">
        <w:r>
          <w:t>Viel Hautkontakt, Stillen im Schlaf oder in Bewegung helfen manchen Babys. In schwerwiegenderen Fällen ist es hilfreich, ein Brusternährungs-Set anzuwenden.</w:t>
        </w:r>
      </w:ins>
    </w:p>
    <w:p w14:paraId="3D103621" w14:textId="6754081C" w:rsidR="00F337F4" w:rsidDel="002F418C" w:rsidRDefault="00000000">
      <w:pPr>
        <w:spacing w:after="120"/>
        <w:rPr>
          <w:del w:id="325" w:author="Jürgen Bußmann" w:date="2026-02-16T12:22:00Z" w16du:dateUtc="2026-02-16T11:22:00Z"/>
        </w:rPr>
      </w:pPr>
      <w:del w:id="326" w:author="Jürgen Bußmann" w:date="2026-02-16T12:22:00Z" w16du:dateUtc="2026-02-16T11:22:00Z">
        <w:r w:rsidDel="002F418C">
          <w:delText>Viel Hautkontakt, Stillen im Schlaf oder in Bewegung helfen manchen Babys.</w:delText>
        </w:r>
      </w:del>
    </w:p>
    <w:p w14:paraId="31F9585F" w14:textId="77777777" w:rsidR="00F337F4" w:rsidRDefault="00000000">
      <w:pPr>
        <w:pStyle w:val="berschrift3"/>
        <w:spacing w:before="240" w:after="120"/>
      </w:pPr>
      <w:r>
        <w:t>Milchfluss erhalten</w:t>
      </w:r>
    </w:p>
    <w:p w14:paraId="45BFF9D2" w14:textId="77777777" w:rsidR="00F337F4" w:rsidRDefault="00000000">
      <w:pPr>
        <w:spacing w:after="120"/>
      </w:pPr>
      <w:r>
        <w:t>Wenn nötig, pumpe ab, um die Milchbildung zu sichern, bis das Baby wieder trinken möchte.</w:t>
      </w:r>
    </w:p>
    <w:p w14:paraId="70DFC7CD" w14:textId="77777777" w:rsidR="00F337F4" w:rsidRDefault="00000000">
      <w:pPr>
        <w:spacing w:after="120"/>
      </w:pPr>
      <w:r>
        <w:t>Wenn die Brustverweigerung länger anhält oder das Baby wenig trinkt, ist Beratung hilfreich.  Für persönliche Unterstützung kannst du dich direkt an Stillberaterin Jacqueline Tinz wenden: Jacqueline Tinz: 01601749534</w:t>
      </w:r>
    </w:p>
    <w:p w14:paraId="5400ED7F" w14:textId="77777777" w:rsidR="00F337F4" w:rsidRDefault="00000000">
      <w:pPr>
        <w:pStyle w:val="berschrift2"/>
        <w:spacing w:before="240" w:after="120"/>
      </w:pPr>
      <w:bookmarkStart w:id="327" w:name="_Toc222131174"/>
      <w:r>
        <w:t>Saugverwirrung: sanfter Weg zurück zur Brust</w:t>
      </w:r>
      <w:bookmarkEnd w:id="327"/>
    </w:p>
    <w:p w14:paraId="42A3FBE0" w14:textId="3B6346A5" w:rsidR="00F337F4" w:rsidDel="002F418C" w:rsidRDefault="00000000" w:rsidP="0080442D">
      <w:pPr>
        <w:rPr>
          <w:del w:id="328" w:author="Jürgen Bußmann" w:date="2026-02-16T12:24:00Z" w16du:dateUtc="2026-02-16T11:24:00Z"/>
        </w:rPr>
        <w:pPrChange w:id="329" w:author="Jürgen Bußmann" w:date="2026-02-16T12:24:00Z" w16du:dateUtc="2026-02-16T11:24:00Z">
          <w:pPr>
            <w:spacing w:after="120"/>
          </w:pPr>
        </w:pPrChange>
      </w:pPr>
      <w:del w:id="330" w:author="Jürgen Bußmann" w:date="2026-02-16T12:24:00Z" w16du:dateUtc="2026-02-16T11:24:00Z">
        <w:r w:rsidDel="002F418C">
          <w:delText>Saugverwirrung kann entstehen, wenn ein Baby sowohl an der Brust als auch an künstlichen Saugern (Flasche, Schnuller) trinkt. Ein sanfter Übergang hilft.</w:delText>
        </w:r>
      </w:del>
      <w:ins w:id="331" w:author="Jürgen Bußmann" w:date="2026-02-16T12:24:00Z" w16du:dateUtc="2026-02-16T11:24:00Z">
        <w:r w:rsidR="002F418C" w:rsidRPr="002F418C">
          <w:t xml:space="preserve"> </w:t>
        </w:r>
        <w:r w:rsidR="002F418C">
          <w:t xml:space="preserve">Eine Saugverwirrung kann entstehen, wenn ein Baby sowohl an der Brust als auch an künstlichen Saugern (Flasche/Schnuller) trinkt/nuckelt. Auch Stillhütchen machen häufig Probleme. </w:t>
        </w:r>
      </w:ins>
    </w:p>
    <w:p w14:paraId="280298F1" w14:textId="77777777" w:rsidR="00F337F4" w:rsidRDefault="00000000">
      <w:pPr>
        <w:pStyle w:val="berschrift3"/>
        <w:spacing w:before="240" w:after="120"/>
      </w:pPr>
      <w:r>
        <w:t>Warum es passiert</w:t>
      </w:r>
    </w:p>
    <w:p w14:paraId="06B223DB" w14:textId="77777777" w:rsidR="00F337F4" w:rsidRDefault="00000000">
      <w:pPr>
        <w:spacing w:after="120"/>
      </w:pPr>
      <w:r>
        <w:t>An der Flasche ist der Milchfluss oft schneller. Manche Babys bevorzugen dann die leichtere Variante.</w:t>
      </w:r>
    </w:p>
    <w:p w14:paraId="7B1634EA" w14:textId="77777777" w:rsidR="00F337F4" w:rsidRDefault="00000000">
      <w:pPr>
        <w:pStyle w:val="berschrift3"/>
        <w:spacing w:before="240" w:after="120"/>
      </w:pPr>
      <w:r>
        <w:t>Stillfreundliche Optionen</w:t>
      </w:r>
    </w:p>
    <w:p w14:paraId="503DDE72" w14:textId="3476E0F8" w:rsidR="0080442D" w:rsidRDefault="00000000" w:rsidP="0080442D">
      <w:pPr>
        <w:rPr>
          <w:ins w:id="332" w:author="Jürgen Bußmann" w:date="2026-02-16T12:25:00Z" w16du:dateUtc="2026-02-16T11:25:00Z"/>
        </w:rPr>
      </w:pPr>
      <w:del w:id="333" w:author="Jürgen Bußmann" w:date="2026-02-16T12:25:00Z" w16du:dateUtc="2026-02-16T11:25:00Z">
        <w:r w:rsidDel="0080442D">
          <w:delText>Becher, Löffel oder langsam fließende Sauger können die Brust weniger in den Hintergrund drängen.</w:delText>
        </w:r>
      </w:del>
      <w:ins w:id="334" w:author="Jürgen Bußmann" w:date="2026-02-16T12:25:00Z" w16du:dateUtc="2026-02-16T11:25:00Z">
        <w:r w:rsidR="0080442D" w:rsidRPr="0080442D">
          <w:t xml:space="preserve"> </w:t>
        </w:r>
        <w:r w:rsidR="0080442D">
          <w:t xml:space="preserve">Offene Becher, Löffel, Breiflaschen/Löffelflaschen oder der </w:t>
        </w:r>
        <w:proofErr w:type="spellStart"/>
        <w:r w:rsidR="0080442D">
          <w:t>Medela</w:t>
        </w:r>
        <w:proofErr w:type="spellEnd"/>
        <w:r w:rsidR="0080442D">
          <w:t xml:space="preserve"> Soft Cup sind gute Alternativen, da diese die Brust weniger in den Hintergrund drängen. Meistens funktionieren diese Optionen aber nur gut, wenn die Mama nicht in der Nähe ist, da ansonsten die Brust bevorzugt würde.</w:t>
        </w:r>
      </w:ins>
    </w:p>
    <w:p w14:paraId="1DF8E33B" w14:textId="708B8B96" w:rsidR="00F337F4" w:rsidDel="0080442D" w:rsidRDefault="00F337F4">
      <w:pPr>
        <w:spacing w:after="120"/>
        <w:rPr>
          <w:del w:id="335" w:author="Jürgen Bußmann" w:date="2026-02-16T12:25:00Z" w16du:dateUtc="2026-02-16T11:25:00Z"/>
        </w:rPr>
      </w:pPr>
    </w:p>
    <w:p w14:paraId="70320966" w14:textId="77777777" w:rsidR="00F337F4" w:rsidRDefault="00000000">
      <w:pPr>
        <w:pStyle w:val="berschrift3"/>
        <w:spacing w:before="240" w:after="120"/>
      </w:pPr>
      <w:r>
        <w:t>Zurück zur Brust</w:t>
      </w:r>
    </w:p>
    <w:p w14:paraId="4A9F8C62" w14:textId="75401608" w:rsidR="00F337F4" w:rsidDel="0080442D" w:rsidRDefault="00000000">
      <w:pPr>
        <w:spacing w:after="120"/>
        <w:rPr>
          <w:del w:id="336" w:author="Jürgen Bußmann" w:date="2026-02-16T12:26:00Z" w16du:dateUtc="2026-02-16T11:26:00Z"/>
        </w:rPr>
      </w:pPr>
      <w:del w:id="337" w:author="Jürgen Bußmann" w:date="2026-02-16T12:26:00Z" w16du:dateUtc="2026-02-16T11:26:00Z">
        <w:r w:rsidDel="0080442D">
          <w:delText>Viel Hautkontakt, ruhige Momente und häufiges Anlegen unterstützen den Übergang.</w:delText>
        </w:r>
      </w:del>
    </w:p>
    <w:p w14:paraId="6581BC7A" w14:textId="2E69680C" w:rsidR="0080442D" w:rsidRDefault="00000000" w:rsidP="0080442D">
      <w:pPr>
        <w:rPr>
          <w:ins w:id="338" w:author="Jürgen Bußmann" w:date="2026-02-16T12:26:00Z" w16du:dateUtc="2026-02-16T11:26:00Z"/>
        </w:rPr>
      </w:pPr>
      <w:del w:id="339" w:author="Jürgen Bußmann" w:date="2026-02-16T12:26:00Z" w16du:dateUtc="2026-02-16T11:26:00Z">
        <w:r w:rsidDel="0080442D">
          <w:delText xml:space="preserve">Wenn das Baby die Brust weiterhin ablehnt oder kaum trinkt, hilft eine Stillberatung.  </w:delText>
        </w:r>
      </w:del>
      <w:del w:id="340" w:author="Jürgen Bußmann" w:date="2026-02-16T12:27:00Z" w16du:dateUtc="2026-02-16T11:27:00Z">
        <w:r w:rsidDel="0080442D">
          <w:delText>Für persönliche Unterstützung kannst du dich direkt an Stillberaterin Jacqueline Tinz wenden: Jacqueline Tinz: 01601749534</w:delText>
        </w:r>
      </w:del>
      <w:ins w:id="341" w:author="Jürgen Bußmann" w:date="2026-02-16T12:26:00Z" w16du:dateUtc="2026-02-16T11:26:00Z">
        <w:r w:rsidR="0080442D">
          <w:t>Ist erst einmal eine Saugverwirrung eingetreten, ist es meistens nur noch mit einer professionellen Begleitung möglich, diese wieder umzukehren. Hierzu müssen möglichst bald alle künstlichen Sauger entfernt werden und je nach Situation Wege und Mittel eingeleitet werden, um das Kind wieder an die Brust zu gewöhnen.</w:t>
        </w:r>
      </w:ins>
      <w:ins w:id="342" w:author="Jürgen Bußmann" w:date="2026-02-16T12:27:00Z" w16du:dateUtc="2026-02-16T11:27:00Z">
        <w:r w:rsidR="0080442D" w:rsidRPr="0080442D">
          <w:t xml:space="preserve"> </w:t>
        </w:r>
        <w:r w:rsidR="0080442D">
          <w:t>Für persönliche Unterstützung kannst du dich direkt an Stillberaterin Jacqueline Tinz wenden: Jacqueline Tinz: 01601749534</w:t>
        </w:r>
      </w:ins>
    </w:p>
    <w:p w14:paraId="65D96F08" w14:textId="3D2873DB" w:rsidR="00F337F4" w:rsidDel="0080442D" w:rsidRDefault="00F337F4">
      <w:pPr>
        <w:spacing w:after="120"/>
        <w:rPr>
          <w:del w:id="343" w:author="Jürgen Bußmann" w:date="2026-02-16T12:26:00Z" w16du:dateUtc="2026-02-16T11:26:00Z"/>
        </w:rPr>
      </w:pPr>
    </w:p>
    <w:p w14:paraId="6185612B" w14:textId="77777777" w:rsidR="00F337F4" w:rsidRDefault="00000000">
      <w:pPr>
        <w:pStyle w:val="berschrift2"/>
        <w:spacing w:before="240" w:after="120"/>
      </w:pPr>
      <w:bookmarkStart w:id="344" w:name="_Toc222131175"/>
      <w:r>
        <w:t>In der Schwangerschaft vorbereiten</w:t>
      </w:r>
      <w:bookmarkEnd w:id="344"/>
    </w:p>
    <w:p w14:paraId="54ED919A" w14:textId="77777777" w:rsidR="00F337F4" w:rsidRDefault="00000000">
      <w:pPr>
        <w:spacing w:after="120"/>
      </w:pPr>
      <w:r>
        <w:t>Gute Vorbereitung bedeutet nicht Perfektion. Ein paar klare Schritte machen den Stillstart leichter.</w:t>
      </w:r>
    </w:p>
    <w:p w14:paraId="38F798C3" w14:textId="77777777" w:rsidR="00F337F4" w:rsidRDefault="00000000">
      <w:pPr>
        <w:pStyle w:val="berschrift3"/>
        <w:spacing w:before="240" w:after="120"/>
      </w:pPr>
      <w:r>
        <w:t>Wissen sammeln</w:t>
      </w:r>
    </w:p>
    <w:p w14:paraId="0DAC4630" w14:textId="77777777" w:rsidR="00F337F4" w:rsidRDefault="00000000">
      <w:pPr>
        <w:spacing w:after="120"/>
      </w:pPr>
      <w:r>
        <w:t>Informiere dich über normales Stillverhalten, damit dich typische Phasen nicht verunsichern.</w:t>
      </w:r>
    </w:p>
    <w:p w14:paraId="250D4EA5" w14:textId="77777777" w:rsidR="00F337F4" w:rsidRDefault="00000000">
      <w:pPr>
        <w:pStyle w:val="berschrift3"/>
        <w:spacing w:before="240" w:after="120"/>
      </w:pPr>
      <w:r>
        <w:lastRenderedPageBreak/>
        <w:t>Unterstützung planen</w:t>
      </w:r>
    </w:p>
    <w:p w14:paraId="0A8ED40E" w14:textId="77777777" w:rsidR="00F337F4" w:rsidRDefault="00000000">
      <w:pPr>
        <w:spacing w:after="120"/>
      </w:pPr>
      <w:r>
        <w:t>Notiere Ansprechpersonen wie Hebamme oder Stillberatung für den Fall, dass Fragen auftauchen.  Für persönliche Unterstützung kannst du dich direkt an Stillberaterin Jacqueline Tinz wenden: Jacqueline Tinz: 01601749534</w:t>
      </w:r>
    </w:p>
    <w:p w14:paraId="2469D4D6" w14:textId="77777777" w:rsidR="00F337F4" w:rsidRDefault="00000000">
      <w:pPr>
        <w:pStyle w:val="berschrift3"/>
        <w:spacing w:before="240" w:after="120"/>
      </w:pPr>
      <w:r>
        <w:t>Erwartungen klären</w:t>
      </w:r>
    </w:p>
    <w:p w14:paraId="0B16CE9E" w14:textId="77777777" w:rsidR="00F337F4" w:rsidRDefault="00000000">
      <w:pPr>
        <w:spacing w:after="120"/>
      </w:pPr>
      <w:r>
        <w:t>Sprich im Umfeld an, was dir wichtig ist: Ruhe, Nähe und Zeit zum Ankommen.</w:t>
      </w:r>
    </w:p>
    <w:p w14:paraId="050131B5" w14:textId="77777777" w:rsidR="00F337F4" w:rsidRDefault="00000000">
      <w:pPr>
        <w:pStyle w:val="berschrift2"/>
        <w:spacing w:before="240" w:after="120"/>
      </w:pPr>
      <w:bookmarkStart w:id="345" w:name="_Toc222131176"/>
      <w:r>
        <w:t>Die ersten Stunden nach der Geburt</w:t>
      </w:r>
      <w:bookmarkEnd w:id="345"/>
    </w:p>
    <w:p w14:paraId="19DCA9F9" w14:textId="77777777" w:rsidR="00F337F4" w:rsidRDefault="00000000">
      <w:pPr>
        <w:spacing w:after="120"/>
      </w:pPr>
      <w:r>
        <w:t>Die ersten Stunden nach der Geburt sind oft entscheidend für einen guten Stillstart. Ruhe, Hautkontakt und Zeit helfen dabei.</w:t>
      </w:r>
    </w:p>
    <w:p w14:paraId="4171784B" w14:textId="77777777" w:rsidR="00F337F4" w:rsidRDefault="00000000">
      <w:pPr>
        <w:pStyle w:val="berschrift3"/>
        <w:spacing w:before="240" w:after="120"/>
      </w:pPr>
      <w:r>
        <w:t>Hautkontakt und Ruhe</w:t>
      </w:r>
    </w:p>
    <w:p w14:paraId="3920AFFC" w14:textId="77777777" w:rsidR="00F337F4" w:rsidRDefault="00000000">
      <w:pPr>
        <w:spacing w:after="120"/>
      </w:pPr>
      <w:r>
        <w:t>Direkter Hautkontakt unterstützt Bindung, Atmung und Temperatur. Je ruhiger es ist, desto leichter findet das Baby zur Brust.</w:t>
      </w:r>
    </w:p>
    <w:p w14:paraId="360C2F1D" w14:textId="77777777" w:rsidR="00F337F4" w:rsidRDefault="00000000">
      <w:pPr>
        <w:pStyle w:val="berschrift3"/>
        <w:spacing w:before="240" w:after="120"/>
      </w:pPr>
      <w:r>
        <w:t>Erstes Anlegen ohne Druck</w:t>
      </w:r>
    </w:p>
    <w:p w14:paraId="0C7839D7" w14:textId="77777777" w:rsidR="00F337F4" w:rsidRDefault="00000000">
      <w:pPr>
        <w:spacing w:after="120"/>
      </w:pPr>
      <w:r>
        <w:t>Viele Babys finden die Brust selbst, wenn sie Zeit bekommen. Beobachte die frühen Signale und hilf nur sanft.</w:t>
      </w:r>
    </w:p>
    <w:p w14:paraId="7B4F9976" w14:textId="77777777" w:rsidR="00F337F4" w:rsidRDefault="00000000">
      <w:pPr>
        <w:pStyle w:val="berschrift3"/>
        <w:spacing w:before="240" w:after="120"/>
      </w:pPr>
      <w:r>
        <w:t>Unterstützung annehmen</w:t>
      </w:r>
    </w:p>
    <w:p w14:paraId="37BF3216" w14:textId="77777777" w:rsidR="00F337F4" w:rsidRDefault="00000000">
      <w:pPr>
        <w:spacing w:after="120"/>
      </w:pPr>
      <w:r>
        <w:t>Bitte das Team oder deine Begleitung um praktische Hilfe, damit du dich auf Nähe und Erholung konzentrieren kannst.</w:t>
      </w:r>
    </w:p>
    <w:p w14:paraId="3CF15753" w14:textId="77777777" w:rsidR="00F337F4" w:rsidRDefault="00000000">
      <w:pPr>
        <w:pStyle w:val="berschrift2"/>
        <w:spacing w:before="240" w:after="120"/>
      </w:pPr>
      <w:bookmarkStart w:id="346" w:name="_Toc222131177"/>
      <w:r>
        <w:t>Die ersten Tage: häufige Fragen</w:t>
      </w:r>
      <w:bookmarkEnd w:id="346"/>
    </w:p>
    <w:p w14:paraId="11AFE31F" w14:textId="77777777" w:rsidR="00F337F4" w:rsidRDefault="00000000">
      <w:pPr>
        <w:spacing w:after="120"/>
      </w:pPr>
      <w:r>
        <w:t>In den ersten Tagen ist vieles neu – für dich und dein Baby. Kleine Unsicherheiten sind normal.</w:t>
      </w:r>
    </w:p>
    <w:p w14:paraId="23A8D92E" w14:textId="77777777" w:rsidR="00F337F4" w:rsidRDefault="00000000">
      <w:pPr>
        <w:pStyle w:val="berschrift3"/>
        <w:spacing w:before="240" w:after="120"/>
      </w:pPr>
      <w:r>
        <w:t>Häufiges Stillen ist normal</w:t>
      </w:r>
    </w:p>
    <w:p w14:paraId="268997B3" w14:textId="474FDDB1" w:rsidR="0080442D" w:rsidRDefault="00000000" w:rsidP="0080442D">
      <w:pPr>
        <w:rPr>
          <w:ins w:id="347" w:author="Jürgen Bußmann" w:date="2026-02-16T12:28:00Z" w16du:dateUtc="2026-02-16T11:28:00Z"/>
        </w:rPr>
      </w:pPr>
      <w:del w:id="348" w:author="Jürgen Bußmann" w:date="2026-02-16T12:28:00Z" w16du:dateUtc="2026-02-16T11:28:00Z">
        <w:r w:rsidDel="0080442D">
          <w:delText>Neugeborene stillen oft in kurzen Abständen. Das hilft bei der Milchbildung und gibt Sicherheit.</w:delText>
        </w:r>
      </w:del>
      <w:ins w:id="349" w:author="Jürgen Bußmann" w:date="2026-02-16T12:28:00Z" w16du:dateUtc="2026-02-16T11:28:00Z">
        <w:r w:rsidR="0080442D" w:rsidRPr="0080442D">
          <w:t xml:space="preserve"> </w:t>
        </w:r>
        <w:r w:rsidR="0080442D">
          <w:t xml:space="preserve">Neugeborene stillen oft in kurzen Abständen. Das ist vollkommen normal, </w:t>
        </w:r>
      </w:ins>
      <w:ins w:id="350" w:author="Jürgen Bußmann" w:date="2026-02-16T12:29:00Z" w16du:dateUtc="2026-02-16T11:29:00Z">
        <w:r w:rsidR="0080442D">
          <w:t>d</w:t>
        </w:r>
      </w:ins>
      <w:ins w:id="351" w:author="Jürgen Bußmann" w:date="2026-02-16T12:28:00Z" w16du:dateUtc="2026-02-16T11:28:00Z">
        <w:r w:rsidR="0080442D">
          <w:t xml:space="preserve">enn der Magen eines Neugeborenen ist nur Haselnuss groß und somit umfasst jede Trinkmahlzeit nur ca. 7ml. Das erscheint wenig und verunsichert Frauen daher auch sehr häufig. Das Stillen in so kurzen Abständen fördert die Milchbildung, da die Brust häufig stimuliert wird. Mach dir also </w:t>
        </w:r>
      </w:ins>
      <w:proofErr w:type="gramStart"/>
      <w:ins w:id="352" w:author="Jürgen Bußmann" w:date="2026-02-16T12:29:00Z" w16du:dateUtc="2026-02-16T11:29:00Z">
        <w:r w:rsidR="0080442D">
          <w:t>gar keine</w:t>
        </w:r>
      </w:ins>
      <w:proofErr w:type="gramEnd"/>
      <w:ins w:id="353" w:author="Jürgen Bußmann" w:date="2026-02-16T12:28:00Z" w16du:dateUtc="2026-02-16T11:28:00Z">
        <w:r w:rsidR="0080442D">
          <w:t xml:space="preserve"> Sorgen darüber.</w:t>
        </w:r>
      </w:ins>
    </w:p>
    <w:p w14:paraId="1FA0870A" w14:textId="078D7F7A" w:rsidR="00F337F4" w:rsidDel="0080442D" w:rsidRDefault="00F337F4">
      <w:pPr>
        <w:spacing w:after="120"/>
        <w:rPr>
          <w:del w:id="354" w:author="Jürgen Bußmann" w:date="2026-02-16T12:28:00Z" w16du:dateUtc="2026-02-16T11:28:00Z"/>
        </w:rPr>
      </w:pPr>
    </w:p>
    <w:p w14:paraId="6C694F7D" w14:textId="77777777" w:rsidR="00F337F4" w:rsidRDefault="00000000">
      <w:pPr>
        <w:pStyle w:val="berschrift3"/>
        <w:spacing w:before="240" w:after="120"/>
      </w:pPr>
      <w:r>
        <w:t>Auf den Körper hören</w:t>
      </w:r>
    </w:p>
    <w:p w14:paraId="1F1B6BD8" w14:textId="77777777" w:rsidR="00F337F4" w:rsidRDefault="00000000">
      <w:pPr>
        <w:spacing w:after="120"/>
      </w:pPr>
      <w:r>
        <w:t>Spannung, Müdigkeit oder Unsicherheit sind verständlich. Achte auf bequeme Positionen und ausreichend Ruhe.</w:t>
      </w:r>
    </w:p>
    <w:p w14:paraId="7A04F3A4" w14:textId="77777777" w:rsidR="00F337F4" w:rsidRDefault="00000000">
      <w:pPr>
        <w:pStyle w:val="berschrift3"/>
        <w:spacing w:before="240" w:after="120"/>
      </w:pPr>
      <w:r>
        <w:t>Hilfe ist okay</w:t>
      </w:r>
    </w:p>
    <w:p w14:paraId="2B03C0EF" w14:textId="77777777" w:rsidR="00F337F4" w:rsidRDefault="00000000">
      <w:pPr>
        <w:spacing w:after="120"/>
      </w:pPr>
      <w:r>
        <w:t>Fragen stellen ist kein Zeichen von Schwäche. Frühzeitige Unterstützung entlastet und schafft Vertrauen.</w:t>
      </w:r>
    </w:p>
    <w:p w14:paraId="4A0D4918" w14:textId="77777777" w:rsidR="00F337F4" w:rsidRDefault="00000000">
      <w:pPr>
        <w:pStyle w:val="berschrift2"/>
        <w:spacing w:before="240" w:after="120"/>
      </w:pPr>
      <w:bookmarkStart w:id="355" w:name="_Toc222131178"/>
      <w:r>
        <w:t>Der erste Stillstart: Hautkontakt &amp; erstes Anlegen</w:t>
      </w:r>
      <w:bookmarkEnd w:id="355"/>
    </w:p>
    <w:p w14:paraId="7ABA075D" w14:textId="77777777" w:rsidR="00F337F4" w:rsidRDefault="00000000">
      <w:pPr>
        <w:spacing w:after="120"/>
      </w:pPr>
      <w:r>
        <w:t>Direkter Hautkontakt nach der Geburt unterstützt die Bindung und erleichtert das erste Anlegen.</w:t>
      </w:r>
    </w:p>
    <w:p w14:paraId="4DB97F55" w14:textId="77777777" w:rsidR="00F337F4" w:rsidRDefault="00000000">
      <w:pPr>
        <w:pStyle w:val="berschrift3"/>
        <w:spacing w:before="240" w:after="120"/>
      </w:pPr>
      <w:r>
        <w:t>Hautkontakt wirkt</w:t>
      </w:r>
    </w:p>
    <w:p w14:paraId="6056C628" w14:textId="77777777" w:rsidR="00F337F4" w:rsidRDefault="00000000">
      <w:pPr>
        <w:spacing w:after="120"/>
      </w:pPr>
      <w:r>
        <w:t>Auf der nackten Brust kann das Baby selbst aktiv werden. Das stabilisiert Atmung und Temperatur.</w:t>
      </w:r>
    </w:p>
    <w:p w14:paraId="7BFCC40B" w14:textId="77777777" w:rsidR="00F337F4" w:rsidRDefault="00000000">
      <w:pPr>
        <w:pStyle w:val="berschrift3"/>
        <w:spacing w:before="240" w:after="120"/>
      </w:pPr>
      <w:r>
        <w:t>Frühe Signale</w:t>
      </w:r>
    </w:p>
    <w:p w14:paraId="10FA0A8A" w14:textId="4D9DB202" w:rsidR="0080442D" w:rsidRDefault="00000000" w:rsidP="0080442D">
      <w:pPr>
        <w:rPr>
          <w:ins w:id="356" w:author="Jürgen Bußmann" w:date="2026-02-16T12:30:00Z" w16du:dateUtc="2026-02-16T11:30:00Z"/>
        </w:rPr>
      </w:pPr>
      <w:del w:id="357" w:author="Jürgen Bußmann" w:date="2026-02-16T12:30:00Z" w16du:dateUtc="2026-02-16T11:30:00Z">
        <w:r w:rsidDel="0080442D">
          <w:lastRenderedPageBreak/>
          <w:delText>Schmatzen, Kopfbewegungen und Suchen sind Zeichen von Bereitschaft. Nimm dir Zeit.</w:delText>
        </w:r>
      </w:del>
      <w:ins w:id="358" w:author="Jürgen Bußmann" w:date="2026-02-16T12:30:00Z" w16du:dateUtc="2026-02-16T11:30:00Z">
        <w:r w:rsidR="0080442D" w:rsidRPr="0080442D">
          <w:t xml:space="preserve"> </w:t>
        </w:r>
        <w:r w:rsidR="0080442D">
          <w:t>Schmatzen, Kopfbewegungen und Suchen sind frühe Zeichen von Hunger. Nimm dir Zeit, aber versuche alsbald anzulegen, bevor dein Baby weint.</w:t>
        </w:r>
      </w:ins>
    </w:p>
    <w:p w14:paraId="2AF9E032" w14:textId="6372FE96" w:rsidR="00F337F4" w:rsidDel="0080442D" w:rsidRDefault="00F337F4">
      <w:pPr>
        <w:spacing w:after="120"/>
        <w:rPr>
          <w:del w:id="359" w:author="Jürgen Bußmann" w:date="2026-02-16T12:30:00Z" w16du:dateUtc="2026-02-16T11:30:00Z"/>
        </w:rPr>
      </w:pPr>
    </w:p>
    <w:p w14:paraId="4F1A9DED" w14:textId="77777777" w:rsidR="00F337F4" w:rsidRDefault="00000000">
      <w:pPr>
        <w:pStyle w:val="berschrift3"/>
        <w:spacing w:before="240" w:after="120"/>
      </w:pPr>
      <w:r>
        <w:t>Sanftes Anlegen</w:t>
      </w:r>
    </w:p>
    <w:p w14:paraId="4B297D0A" w14:textId="77777777" w:rsidR="00F337F4" w:rsidRDefault="00000000">
      <w:pPr>
        <w:spacing w:after="120"/>
      </w:pPr>
      <w:r>
        <w:t>Hilf dem Baby, wenn es den Mund weit öffnet. Wenig Druck und viel Nähe sind der Schlüssel.</w:t>
      </w:r>
    </w:p>
    <w:p w14:paraId="11AED0B6" w14:textId="77777777" w:rsidR="00F337F4" w:rsidRDefault="00000000">
      <w:pPr>
        <w:pStyle w:val="berschrift2"/>
        <w:spacing w:before="240" w:after="120"/>
      </w:pPr>
      <w:bookmarkStart w:id="360" w:name="_Toc222131179"/>
      <w:r>
        <w:t>Kolostrum: warum es so wertvoll ist</w:t>
      </w:r>
      <w:bookmarkEnd w:id="360"/>
    </w:p>
    <w:p w14:paraId="7E294478" w14:textId="77777777" w:rsidR="0080442D" w:rsidRDefault="0080442D" w:rsidP="0080442D">
      <w:pPr>
        <w:rPr>
          <w:ins w:id="361" w:author="Jürgen Bußmann" w:date="2026-02-16T12:30:00Z" w16du:dateUtc="2026-02-16T11:30:00Z"/>
        </w:rPr>
      </w:pPr>
      <w:ins w:id="362" w:author="Jürgen Bußmann" w:date="2026-02-16T12:30:00Z" w16du:dateUtc="2026-02-16T11:30:00Z">
        <w:r>
          <w:t>Kolostrum ist die erste gelbliche Milch. Sie ist hochkonzentriert und perfekt für die ersten Tage. Wusstest du, dass wenn du Tandem stillst, das größere Kind dem Neugeborenen das Kolostrum nicht wegtrinken kann? Es wird dann einfach mehr Kolostrum gebildet und beide Kinder bekommen es.</w:t>
        </w:r>
      </w:ins>
    </w:p>
    <w:p w14:paraId="7A89950E" w14:textId="439D21DF" w:rsidR="00F337F4" w:rsidDel="0080442D" w:rsidRDefault="00000000">
      <w:pPr>
        <w:spacing w:after="120"/>
        <w:rPr>
          <w:del w:id="363" w:author="Jürgen Bußmann" w:date="2026-02-16T12:30:00Z" w16du:dateUtc="2026-02-16T11:30:00Z"/>
        </w:rPr>
      </w:pPr>
      <w:del w:id="364" w:author="Jürgen Bußmann" w:date="2026-02-16T12:30:00Z" w16du:dateUtc="2026-02-16T11:30:00Z">
        <w:r w:rsidDel="0080442D">
          <w:delText>Kolostrum ist die erste, gelbliche Milch. Sie ist hochkonzentriert und perfekt für die ersten Tage.</w:delText>
        </w:r>
      </w:del>
    </w:p>
    <w:p w14:paraId="0B282A1B" w14:textId="77777777" w:rsidR="00F337F4" w:rsidRDefault="00000000">
      <w:pPr>
        <w:pStyle w:val="berschrift3"/>
        <w:spacing w:before="240" w:after="120"/>
      </w:pPr>
      <w:r>
        <w:t>Kleine Menge, große Wirkung</w:t>
      </w:r>
    </w:p>
    <w:p w14:paraId="1EE41691" w14:textId="77777777" w:rsidR="00F337F4" w:rsidRDefault="00000000">
      <w:pPr>
        <w:spacing w:after="120"/>
      </w:pPr>
      <w:r>
        <w:t>Neugeborene brauchen nur sehr wenig. Kolostrum liefert genau die passende Menge.</w:t>
      </w:r>
    </w:p>
    <w:p w14:paraId="2F427A77" w14:textId="77777777" w:rsidR="00F337F4" w:rsidRDefault="00000000">
      <w:pPr>
        <w:pStyle w:val="berschrift3"/>
        <w:spacing w:before="240" w:after="120"/>
      </w:pPr>
      <w:r>
        <w:t>Schutz und Reifung</w:t>
      </w:r>
    </w:p>
    <w:p w14:paraId="2460ED24" w14:textId="77777777" w:rsidR="00F337F4" w:rsidRDefault="00000000">
      <w:pPr>
        <w:spacing w:after="120"/>
      </w:pPr>
      <w:r>
        <w:t>Es enthält viele Abwehrstoffe und unterstützt die Reifung des Darms.</w:t>
      </w:r>
    </w:p>
    <w:p w14:paraId="3576439D" w14:textId="77777777" w:rsidR="00F337F4" w:rsidRDefault="00000000">
      <w:pPr>
        <w:pStyle w:val="berschrift3"/>
        <w:spacing w:before="240" w:after="120"/>
      </w:pPr>
      <w:r>
        <w:t>Häufiges Stillen</w:t>
      </w:r>
    </w:p>
    <w:p w14:paraId="150CA718" w14:textId="77777777" w:rsidR="00F337F4" w:rsidRDefault="00000000">
      <w:pPr>
        <w:spacing w:after="120"/>
      </w:pPr>
      <w:r>
        <w:t>Regelmäßiges Anlegen in den ersten Tagen unterstützt den Übergang zur reifen Milch.</w:t>
      </w:r>
    </w:p>
    <w:p w14:paraId="2172FB05" w14:textId="77777777" w:rsidR="00F337F4" w:rsidRDefault="00000000">
      <w:pPr>
        <w:pStyle w:val="berschrift2"/>
        <w:spacing w:before="240" w:after="120"/>
      </w:pPr>
      <w:bookmarkStart w:id="365" w:name="_Toc222131180"/>
      <w:r>
        <w:t>Milcheinschuss</w:t>
      </w:r>
      <w:bookmarkEnd w:id="365"/>
    </w:p>
    <w:p w14:paraId="5314A43D" w14:textId="77777777" w:rsidR="00F337F4" w:rsidRDefault="00000000">
      <w:pPr>
        <w:spacing w:after="120"/>
      </w:pPr>
      <w:r>
        <w:t>Der Milcheinschuss bezeichnet den Übergang von der ersten Vormilch (Kolostrum) zur reifen Muttermilch.</w:t>
      </w:r>
    </w:p>
    <w:p w14:paraId="59EDA58E" w14:textId="77777777" w:rsidR="00F337F4" w:rsidRDefault="00000000">
      <w:pPr>
        <w:pStyle w:val="berschrift3"/>
        <w:spacing w:before="240" w:after="120"/>
      </w:pPr>
      <w:r>
        <w:t>Woran du ihn erkennst</w:t>
      </w:r>
    </w:p>
    <w:p w14:paraId="0CF519EC" w14:textId="77777777" w:rsidR="00F337F4" w:rsidRDefault="00000000">
      <w:pPr>
        <w:spacing w:after="120"/>
      </w:pPr>
      <w:r>
        <w:t>Die Brüste fühlen sich voller und wärmer an, manchmal auch gespannt. Das ist meist zwischen Tag zwei und vier normal.</w:t>
      </w:r>
    </w:p>
    <w:p w14:paraId="31F02457" w14:textId="77777777" w:rsidR="00F337F4" w:rsidRDefault="00000000">
      <w:pPr>
        <w:pStyle w:val="berschrift3"/>
        <w:spacing w:before="240" w:after="120"/>
      </w:pPr>
      <w:r>
        <w:t>Sanft entlasten</w:t>
      </w:r>
    </w:p>
    <w:p w14:paraId="64AEDA85" w14:textId="77777777" w:rsidR="00F337F4" w:rsidRDefault="00000000">
      <w:pPr>
        <w:spacing w:after="120"/>
      </w:pPr>
      <w:r>
        <w:t>Häufiges Stillen, wechselnde Positionen und kurze Wärme vor dem Stillen können helfen.</w:t>
      </w:r>
    </w:p>
    <w:p w14:paraId="23021402" w14:textId="77777777" w:rsidR="00F337F4" w:rsidRDefault="00000000">
      <w:pPr>
        <w:pStyle w:val="berschrift3"/>
        <w:spacing w:before="240" w:after="120"/>
      </w:pPr>
      <w:r>
        <w:t>Wenn es sehr schmerzhaft wird</w:t>
      </w:r>
    </w:p>
    <w:p w14:paraId="21C65596" w14:textId="77777777" w:rsidR="00F337F4" w:rsidRDefault="00000000">
      <w:pPr>
        <w:spacing w:after="120"/>
      </w:pPr>
      <w:r>
        <w:t>Starke Schmerzen, Fieber oder gerötete Bereiche sind Zeichen, die ärztlich abgeklärt werden sollten.</w:t>
      </w:r>
    </w:p>
    <w:p w14:paraId="50CE328F" w14:textId="77777777" w:rsidR="00F337F4" w:rsidRDefault="00000000">
      <w:pPr>
        <w:spacing w:after="120"/>
      </w:pPr>
      <w:r>
        <w:t>Wenn die Brüste sehr schmerzhaft sind, du Fieber bekommst oder sich harte, gerötete Bereiche nicht bessern, ist medizinische Hilfe wichtig.  Für persönliche Unterstützung kannst du dich direkt an Stillberaterin Jacqueline Tinz wenden: Jacqueline Tinz: 01601749534</w:t>
      </w:r>
    </w:p>
    <w:p w14:paraId="11767457" w14:textId="77777777" w:rsidR="00F337F4" w:rsidRDefault="00000000">
      <w:pPr>
        <w:pStyle w:val="berschrift2"/>
        <w:spacing w:before="240" w:after="120"/>
      </w:pPr>
      <w:bookmarkStart w:id="366" w:name="_Toc222131181"/>
      <w:r>
        <w:t>Wenn die Milch „später kommt“: normaler Verlauf</w:t>
      </w:r>
      <w:bookmarkEnd w:id="366"/>
    </w:p>
    <w:p w14:paraId="0859DFA9" w14:textId="77777777" w:rsidR="00F337F4" w:rsidRDefault="00000000">
      <w:pPr>
        <w:spacing w:after="120"/>
      </w:pPr>
      <w:r>
        <w:t>Der Übergang von Kolostrum zur reifen Milch dauert ein paar Tage. Das ist normal und braucht Geduld.</w:t>
      </w:r>
    </w:p>
    <w:p w14:paraId="7AE616C1" w14:textId="77777777" w:rsidR="00F337F4" w:rsidRDefault="00000000">
      <w:pPr>
        <w:pStyle w:val="berschrift3"/>
        <w:spacing w:before="240" w:after="120"/>
      </w:pPr>
      <w:r>
        <w:t>Zeit braucht der Körper</w:t>
      </w:r>
    </w:p>
    <w:p w14:paraId="6803EB70" w14:textId="77777777" w:rsidR="00F337F4" w:rsidRDefault="00000000">
      <w:pPr>
        <w:spacing w:after="120"/>
      </w:pPr>
      <w:r>
        <w:t>Milcheinschuss kann sich verzögert anfühlen, besonders nach schwieriger Geburt oder Kaiserschnitt.</w:t>
      </w:r>
    </w:p>
    <w:p w14:paraId="796C154E" w14:textId="77777777" w:rsidR="00F337F4" w:rsidRDefault="00000000">
      <w:pPr>
        <w:pStyle w:val="berschrift3"/>
        <w:spacing w:before="240" w:after="120"/>
      </w:pPr>
      <w:r>
        <w:t>Häufigkeit zählt</w:t>
      </w:r>
    </w:p>
    <w:p w14:paraId="427A4793" w14:textId="77777777" w:rsidR="00F337F4" w:rsidRDefault="00000000">
      <w:pPr>
        <w:spacing w:after="120"/>
      </w:pPr>
      <w:r>
        <w:t>Häufiges Anlegen ist der stärkste Impuls für die Milchbildung.</w:t>
      </w:r>
    </w:p>
    <w:p w14:paraId="68189E27" w14:textId="77777777" w:rsidR="00F337F4" w:rsidRDefault="00000000">
      <w:pPr>
        <w:pStyle w:val="berschrift3"/>
        <w:spacing w:before="240" w:after="120"/>
      </w:pPr>
      <w:r>
        <w:t>Unterstützende Maßnahmen</w:t>
      </w:r>
    </w:p>
    <w:p w14:paraId="13783083" w14:textId="77777777" w:rsidR="00F337F4" w:rsidRDefault="00000000">
      <w:pPr>
        <w:spacing w:after="120"/>
      </w:pPr>
      <w:r>
        <w:lastRenderedPageBreak/>
        <w:t>Hautkontakt, Ruhe und Hilfe im Alltag stärken dich und fördern den Stillstart.</w:t>
      </w:r>
    </w:p>
    <w:p w14:paraId="04E9CC1D" w14:textId="77777777" w:rsidR="00F337F4" w:rsidRDefault="00000000">
      <w:pPr>
        <w:spacing w:after="120"/>
      </w:pPr>
      <w:r>
        <w:t>Wenn das Baby sehr schläfrig ist oder wenig trinkt, ist eine fachliche Einschätzung sinnvoll.  Für persönliche Unterstützung kannst du dich direkt an Stillberaterin Jacqueline Tinz wenden: Jacqueline Tinz: 01601749534</w:t>
      </w:r>
    </w:p>
    <w:p w14:paraId="184822B2" w14:textId="77777777" w:rsidR="00F337F4" w:rsidRDefault="00000000">
      <w:pPr>
        <w:pStyle w:val="berschrift2"/>
        <w:spacing w:before="240" w:after="120"/>
      </w:pPr>
      <w:bookmarkStart w:id="367" w:name="_Toc222131182"/>
      <w:r>
        <w:t>Wie oft soll ich stillen?</w:t>
      </w:r>
      <w:bookmarkEnd w:id="367"/>
    </w:p>
    <w:p w14:paraId="2267B5F2" w14:textId="77777777" w:rsidR="00F337F4" w:rsidRDefault="00000000">
      <w:pPr>
        <w:spacing w:after="120"/>
      </w:pPr>
      <w:r>
        <w:t>In den ersten Wochen gilt: so oft dein Baby möchte. Stillen nach Bedarf stärkt Bindung und Milchbildung.</w:t>
      </w:r>
    </w:p>
    <w:p w14:paraId="7FBBCFFD" w14:textId="77777777" w:rsidR="00F337F4" w:rsidRDefault="00000000">
      <w:pPr>
        <w:pStyle w:val="berschrift3"/>
        <w:spacing w:before="240" w:after="120"/>
      </w:pPr>
      <w:r>
        <w:t>Anzeichen von Hunger</w:t>
      </w:r>
    </w:p>
    <w:p w14:paraId="63271D43" w14:textId="77777777" w:rsidR="00F337F4" w:rsidRDefault="00000000">
      <w:pPr>
        <w:spacing w:after="120"/>
      </w:pPr>
      <w:r>
        <w:t xml:space="preserve">Schmatzen, Suchbewegungen und Händchen zum Mund sind frühe Signale. Wenn du früh reagierst, </w:t>
      </w:r>
      <w:proofErr w:type="gramStart"/>
      <w:r>
        <w:t>klappt</w:t>
      </w:r>
      <w:proofErr w:type="gramEnd"/>
      <w:r>
        <w:t xml:space="preserve"> das Anlegen leichter.</w:t>
      </w:r>
    </w:p>
    <w:p w14:paraId="6E9A7305" w14:textId="77777777" w:rsidR="00F337F4" w:rsidRDefault="00000000">
      <w:pPr>
        <w:pStyle w:val="berschrift3"/>
        <w:spacing w:before="240" w:after="120"/>
      </w:pPr>
      <w:r>
        <w:t>Angebot und Nachfrage</w:t>
      </w:r>
    </w:p>
    <w:p w14:paraId="363B854C" w14:textId="77777777" w:rsidR="00F337F4" w:rsidRDefault="00000000">
      <w:pPr>
        <w:spacing w:after="120"/>
      </w:pPr>
      <w:r>
        <w:t>Je häufiger effektiv gestillt wird, desto besser passt sich die Milchmenge an. Pausen müssen nicht „ausgehalten“ werden.</w:t>
      </w:r>
    </w:p>
    <w:p w14:paraId="24757F77" w14:textId="77777777" w:rsidR="00F337F4" w:rsidRDefault="00000000">
      <w:pPr>
        <w:pStyle w:val="berschrift3"/>
        <w:spacing w:before="240" w:after="120"/>
      </w:pPr>
      <w:r>
        <w:t>Nächte gehören dazu</w:t>
      </w:r>
    </w:p>
    <w:p w14:paraId="4AA7BD50" w14:textId="77777777" w:rsidR="00F337F4" w:rsidRDefault="00000000">
      <w:pPr>
        <w:spacing w:after="120"/>
      </w:pPr>
      <w:r>
        <w:t>Viele Babys stillen nachts häufiger. Das ist normal und unterstützt die Milchbildung.</w:t>
      </w:r>
    </w:p>
    <w:p w14:paraId="20169209" w14:textId="77777777" w:rsidR="00F337F4" w:rsidRDefault="00000000">
      <w:pPr>
        <w:pStyle w:val="berschrift2"/>
        <w:spacing w:before="240" w:after="120"/>
      </w:pPr>
      <w:bookmarkStart w:id="368" w:name="_Toc222131183"/>
      <w:r>
        <w:t>Nacht 2: warum Babys plötzlich so unruhig sind</w:t>
      </w:r>
      <w:bookmarkEnd w:id="368"/>
    </w:p>
    <w:p w14:paraId="1CED334C" w14:textId="77777777" w:rsidR="00F337F4" w:rsidRDefault="00000000">
      <w:pPr>
        <w:spacing w:after="120"/>
      </w:pPr>
      <w:r>
        <w:t>Viele Babys sind in der zweiten Nacht besonders wach und wollen häufig trinken. Das ist ein normales Muster.</w:t>
      </w:r>
    </w:p>
    <w:p w14:paraId="52D59DC9" w14:textId="77777777" w:rsidR="00F337F4" w:rsidRDefault="00000000">
      <w:pPr>
        <w:pStyle w:val="berschrift3"/>
        <w:spacing w:before="240" w:after="120"/>
      </w:pPr>
      <w:r>
        <w:t>Was dahinter steckt</w:t>
      </w:r>
    </w:p>
    <w:p w14:paraId="6813042E" w14:textId="77777777" w:rsidR="00F337F4" w:rsidRDefault="00000000">
      <w:pPr>
        <w:spacing w:after="120"/>
      </w:pPr>
      <w:r>
        <w:t>Das Baby passt sich an die neue Umgebung an und sucht Nähe und Sicherheit.</w:t>
      </w:r>
    </w:p>
    <w:p w14:paraId="3C944296" w14:textId="77777777" w:rsidR="00F337F4" w:rsidRDefault="00000000">
      <w:pPr>
        <w:pStyle w:val="berschrift3"/>
        <w:spacing w:before="240" w:after="120"/>
      </w:pPr>
      <w:r>
        <w:t>Häufiges Stillen ist okay</w:t>
      </w:r>
    </w:p>
    <w:p w14:paraId="1ECB4139" w14:textId="77777777" w:rsidR="00F337F4" w:rsidRDefault="00000000">
      <w:pPr>
        <w:spacing w:after="120"/>
      </w:pPr>
      <w:proofErr w:type="spellStart"/>
      <w:r>
        <w:t>Clusterfeeding</w:t>
      </w:r>
      <w:proofErr w:type="spellEnd"/>
      <w:r>
        <w:t xml:space="preserve"> in dieser Nacht unterstützt die Milchbildung und beruhigt das Baby.</w:t>
      </w:r>
    </w:p>
    <w:p w14:paraId="7691DB2E" w14:textId="77777777" w:rsidR="00F337F4" w:rsidRDefault="00000000">
      <w:pPr>
        <w:pStyle w:val="berschrift3"/>
        <w:spacing w:before="240" w:after="120"/>
      </w:pPr>
      <w:r>
        <w:t>Entlastung suchen</w:t>
      </w:r>
    </w:p>
    <w:p w14:paraId="54926BBF" w14:textId="77777777" w:rsidR="00F337F4" w:rsidRDefault="00000000">
      <w:pPr>
        <w:spacing w:after="120"/>
      </w:pPr>
      <w:r>
        <w:t>Lass dir Essen, Trinken und praktische Hilfe bringen, damit du dich aufs Stillen konzentrieren kannst.  Für persönliche Unterstützung kannst du dich direkt an Stillberaterin Jacqueline Tinz wenden: Jacqueline Tinz: 01601749534</w:t>
      </w:r>
    </w:p>
    <w:p w14:paraId="103C57EE" w14:textId="77777777" w:rsidR="00F337F4" w:rsidRDefault="00000000">
      <w:pPr>
        <w:pStyle w:val="berschrift2"/>
        <w:spacing w:before="240" w:after="120"/>
      </w:pPr>
      <w:bookmarkStart w:id="369" w:name="_Toc222131184"/>
      <w:r>
        <w:t>Wachstumsschübe &amp; häufigeres Stillen</w:t>
      </w:r>
      <w:bookmarkEnd w:id="369"/>
    </w:p>
    <w:p w14:paraId="7605FB42" w14:textId="77777777" w:rsidR="00F337F4" w:rsidRDefault="00000000">
      <w:pPr>
        <w:spacing w:after="120"/>
      </w:pPr>
      <w:r>
        <w:t>In bestimmten Phasen möchte dein Baby plötzlich häufiger stillen – oft rund um Wachstumsschübe.</w:t>
      </w:r>
    </w:p>
    <w:p w14:paraId="5E84FCD9" w14:textId="77777777" w:rsidR="00F337F4" w:rsidRDefault="00000000">
      <w:pPr>
        <w:pStyle w:val="berschrift3"/>
        <w:spacing w:before="240" w:after="120"/>
      </w:pPr>
      <w:r>
        <w:t>Was sich verändert</w:t>
      </w:r>
    </w:p>
    <w:p w14:paraId="2EE50400" w14:textId="77777777" w:rsidR="00F337F4" w:rsidRDefault="00000000">
      <w:pPr>
        <w:spacing w:after="120"/>
      </w:pPr>
      <w:r>
        <w:t>Mehr Stillen unterstützt das Wachstum und hilft dem Baby, sich zu regulieren.</w:t>
      </w:r>
    </w:p>
    <w:p w14:paraId="22D72E72" w14:textId="77777777" w:rsidR="00F337F4" w:rsidRDefault="00000000">
      <w:pPr>
        <w:pStyle w:val="berschrift3"/>
        <w:spacing w:before="240" w:after="120"/>
      </w:pPr>
      <w:r>
        <w:t>Wie lange es dauert</w:t>
      </w:r>
    </w:p>
    <w:p w14:paraId="341D98F7" w14:textId="77777777" w:rsidR="00F337F4" w:rsidRDefault="00000000">
      <w:pPr>
        <w:spacing w:after="120"/>
      </w:pPr>
      <w:r>
        <w:t>Wachstumsschübe sind meist zeitlich begrenzt. Nach einigen Tagen wird der Rhythmus oft wieder ruhiger.</w:t>
      </w:r>
    </w:p>
    <w:p w14:paraId="6E82157E" w14:textId="77777777" w:rsidR="00F337F4" w:rsidRDefault="00000000">
      <w:pPr>
        <w:pStyle w:val="berschrift3"/>
        <w:spacing w:before="240" w:after="120"/>
      </w:pPr>
      <w:r>
        <w:t>Entlastung im Alltag</w:t>
      </w:r>
    </w:p>
    <w:p w14:paraId="0F7F73D8" w14:textId="77777777" w:rsidR="00F337F4" w:rsidRDefault="00000000">
      <w:pPr>
        <w:spacing w:after="120"/>
      </w:pPr>
      <w:r>
        <w:t>Mach es dir bequem, trinke genug und nimm Hilfe an. Nähe und Ruhe sind in dieser Phase besonders wertvoll.</w:t>
      </w:r>
    </w:p>
    <w:p w14:paraId="278BDCB1" w14:textId="77777777" w:rsidR="00F337F4" w:rsidRDefault="00000000">
      <w:pPr>
        <w:pStyle w:val="berschrift2"/>
        <w:spacing w:before="240" w:after="120"/>
      </w:pPr>
      <w:bookmarkStart w:id="370" w:name="_Toc222131185"/>
      <w:r>
        <w:t>Stillen nach schwieriger Geburt</w:t>
      </w:r>
      <w:bookmarkEnd w:id="370"/>
    </w:p>
    <w:p w14:paraId="3B9E471F" w14:textId="77777777" w:rsidR="00F337F4" w:rsidRDefault="00000000">
      <w:pPr>
        <w:spacing w:after="120"/>
      </w:pPr>
      <w:r>
        <w:t>Nach einer belastenden Geburt braucht dein Körper Zeit. Stillen darf langsam und schrittweise beginnen.</w:t>
      </w:r>
    </w:p>
    <w:p w14:paraId="421B3B6A" w14:textId="77777777" w:rsidR="00F337F4" w:rsidRDefault="00000000">
      <w:pPr>
        <w:pStyle w:val="berschrift3"/>
        <w:spacing w:before="240" w:after="120"/>
      </w:pPr>
      <w:r>
        <w:t>Sanfter Start</w:t>
      </w:r>
    </w:p>
    <w:p w14:paraId="29C33277" w14:textId="77777777" w:rsidR="00F337F4" w:rsidRDefault="00000000">
      <w:pPr>
        <w:spacing w:after="120"/>
      </w:pPr>
      <w:r>
        <w:t>Hautkontakt, Ruhe und kleine Stillversuche helfen, ohne zu überfordern.</w:t>
      </w:r>
    </w:p>
    <w:p w14:paraId="4073DAB8" w14:textId="77777777" w:rsidR="00F337F4" w:rsidRDefault="00000000">
      <w:pPr>
        <w:pStyle w:val="berschrift3"/>
        <w:spacing w:before="240" w:after="120"/>
      </w:pPr>
      <w:r>
        <w:lastRenderedPageBreak/>
        <w:t>Schmerzen berücksichtigen</w:t>
      </w:r>
    </w:p>
    <w:p w14:paraId="379A965E" w14:textId="77777777" w:rsidR="00F337F4" w:rsidRDefault="00000000">
      <w:pPr>
        <w:spacing w:after="120"/>
      </w:pPr>
      <w:r>
        <w:t>Wähle Positionen, die dich schonen, und nutze Kissen zur Stabilisierung.</w:t>
      </w:r>
    </w:p>
    <w:p w14:paraId="40875F9A" w14:textId="77777777" w:rsidR="00F337F4" w:rsidRDefault="00000000">
      <w:pPr>
        <w:pStyle w:val="berschrift3"/>
        <w:spacing w:before="240" w:after="120"/>
      </w:pPr>
      <w:r>
        <w:t>Unterstützung annehmen</w:t>
      </w:r>
    </w:p>
    <w:p w14:paraId="246B6D6A" w14:textId="77777777" w:rsidR="00F337F4" w:rsidRDefault="00000000">
      <w:pPr>
        <w:spacing w:after="120"/>
      </w:pPr>
      <w:r>
        <w:t>Bitte früh um Hilfe durch Hebamme oder Stillberatung, wenn es sich schwer anfühlt.  Für persönliche Unterstützung kannst du dich direkt an Stillberaterin Jacqueline Tinz wenden: Jacqueline Tinz: 01601749534</w:t>
      </w:r>
    </w:p>
    <w:p w14:paraId="48514683" w14:textId="77777777" w:rsidR="00F337F4" w:rsidRDefault="00000000">
      <w:pPr>
        <w:pStyle w:val="berschrift2"/>
        <w:spacing w:before="240" w:after="120"/>
      </w:pPr>
      <w:bookmarkStart w:id="371" w:name="_Toc222131186"/>
      <w:r>
        <w:t>Windeln &amp; Gewicht: grobe Orientierung (ohne Zahlenfetisch)</w:t>
      </w:r>
      <w:bookmarkEnd w:id="371"/>
    </w:p>
    <w:p w14:paraId="710AE29C" w14:textId="77777777" w:rsidR="00F337F4" w:rsidRDefault="00000000">
      <w:pPr>
        <w:spacing w:after="120"/>
      </w:pPr>
      <w:r>
        <w:t>Einzelne Zahlen sagen wenig. Ein Gesamtbild aus Windeln, Verhalten und Gewicht ist hilfreicher.</w:t>
      </w:r>
    </w:p>
    <w:p w14:paraId="49A45E67" w14:textId="77777777" w:rsidR="00F337F4" w:rsidRDefault="00000000">
      <w:pPr>
        <w:pStyle w:val="berschrift3"/>
        <w:spacing w:before="240" w:after="120"/>
      </w:pPr>
      <w:r>
        <w:t>Windeln im Blick</w:t>
      </w:r>
    </w:p>
    <w:p w14:paraId="41C66644" w14:textId="77777777" w:rsidR="00F337F4" w:rsidRDefault="00000000">
      <w:pPr>
        <w:spacing w:after="120"/>
      </w:pPr>
      <w:r>
        <w:t>Regelmäßig nasse Windeln sind ein gutes Zeichen. Auch Stuhlgangmuster verändern sich mit der Zeit.</w:t>
      </w:r>
    </w:p>
    <w:p w14:paraId="734E182A" w14:textId="77777777" w:rsidR="00F337F4" w:rsidRDefault="00000000">
      <w:pPr>
        <w:pStyle w:val="berschrift3"/>
        <w:spacing w:before="240" w:after="120"/>
      </w:pPr>
      <w:r>
        <w:t>Gesamtentwicklung zählt</w:t>
      </w:r>
    </w:p>
    <w:p w14:paraId="1601FED1" w14:textId="77777777" w:rsidR="00F337F4" w:rsidRDefault="00000000">
      <w:pPr>
        <w:spacing w:after="120"/>
      </w:pPr>
      <w:r>
        <w:t>Wacher Eindruck, gutes Trinken und allgemeines Wohlbefinden sind wichtige Hinweise.</w:t>
      </w:r>
    </w:p>
    <w:p w14:paraId="65995FA1" w14:textId="77777777" w:rsidR="00F337F4" w:rsidRDefault="00000000">
      <w:pPr>
        <w:pStyle w:val="berschrift3"/>
        <w:spacing w:before="240" w:after="120"/>
      </w:pPr>
      <w:r>
        <w:t>Nicht jeden Tag wiegen</w:t>
      </w:r>
    </w:p>
    <w:p w14:paraId="47F69D2C" w14:textId="77777777" w:rsidR="00F337F4" w:rsidRDefault="00000000">
      <w:pPr>
        <w:spacing w:after="120"/>
      </w:pPr>
      <w:r>
        <w:t>Zu häufiges Wiegen verunsichert. Nutze geplante Kontrollen und sprich bei Unsicherheit früh an.</w:t>
      </w:r>
    </w:p>
    <w:p w14:paraId="5AF87A39" w14:textId="77777777" w:rsidR="00F337F4" w:rsidRDefault="00000000">
      <w:pPr>
        <w:spacing w:after="120"/>
      </w:pPr>
      <w:r>
        <w:t>Wenn du dir Sorgen machst oder die Entwicklung ungewöhnlich erscheint, hol dir fachliche Unterstützung.  Für persönliche Unterstützung kannst du dich direkt an Stillberaterin Jacqueline Tinz wenden: Jacqueline Tinz: 01601749534</w:t>
      </w:r>
    </w:p>
    <w:p w14:paraId="0975C35D" w14:textId="77777777" w:rsidR="00F337F4" w:rsidRDefault="00000000">
      <w:pPr>
        <w:pStyle w:val="berschrift2"/>
        <w:spacing w:before="240" w:after="120"/>
      </w:pPr>
      <w:bookmarkStart w:id="372" w:name="_Toc222131187"/>
      <w:r>
        <w:t>Unterstützung im Alltag: was Partner/Familie tun können</w:t>
      </w:r>
      <w:bookmarkEnd w:id="372"/>
    </w:p>
    <w:p w14:paraId="05D4746C" w14:textId="77777777" w:rsidR="00F337F4" w:rsidRDefault="00000000">
      <w:pPr>
        <w:spacing w:after="120"/>
      </w:pPr>
      <w:r>
        <w:t>Stillen ist Teamarbeit. Konkrete Hilfe im Alltag entlastet und schafft Raum für Erholung.</w:t>
      </w:r>
    </w:p>
    <w:p w14:paraId="4282F819" w14:textId="77777777" w:rsidR="00F337F4" w:rsidRDefault="00000000">
      <w:pPr>
        <w:pStyle w:val="berschrift3"/>
        <w:spacing w:before="240" w:after="120"/>
      </w:pPr>
      <w:r>
        <w:t>Praktische Aufgaben</w:t>
      </w:r>
    </w:p>
    <w:p w14:paraId="3574BF02" w14:textId="77777777" w:rsidR="00F337F4" w:rsidRDefault="00000000">
      <w:pPr>
        <w:spacing w:after="120"/>
      </w:pPr>
      <w:r>
        <w:t>Kochen, Einkaufen, Haushalt oder das Geschwisterkind übernehmen schafft Zeit und Ruhe.</w:t>
      </w:r>
    </w:p>
    <w:p w14:paraId="5AD08717" w14:textId="77777777" w:rsidR="00F337F4" w:rsidRDefault="00000000">
      <w:pPr>
        <w:pStyle w:val="berschrift3"/>
        <w:spacing w:before="240" w:after="120"/>
      </w:pPr>
      <w:r>
        <w:t>Emotionale Unterstützung</w:t>
      </w:r>
    </w:p>
    <w:p w14:paraId="0CDB759E" w14:textId="77777777" w:rsidR="00F337F4" w:rsidRDefault="00000000">
      <w:pPr>
        <w:spacing w:after="120"/>
      </w:pPr>
      <w:r>
        <w:t>Zuhören, ermutigen und die Stillzeit schützen hilft mehr als gut gemeinte Ratschläge.</w:t>
      </w:r>
    </w:p>
    <w:p w14:paraId="5A3BF654" w14:textId="77777777" w:rsidR="00F337F4" w:rsidRDefault="00000000">
      <w:pPr>
        <w:pStyle w:val="berschrift3"/>
        <w:spacing w:before="240" w:after="120"/>
      </w:pPr>
      <w:r>
        <w:t>Rituale schaffen</w:t>
      </w:r>
    </w:p>
    <w:p w14:paraId="4965DCBE" w14:textId="77777777" w:rsidR="00F337F4" w:rsidRDefault="00000000">
      <w:pPr>
        <w:spacing w:after="120"/>
      </w:pPr>
      <w:r>
        <w:t>Gemeinsame Pausen, Getränke bringen oder das Baby nach dem Stillen halten sind kleine, wirksame Beiträge.</w:t>
      </w:r>
    </w:p>
    <w:p w14:paraId="63D231E6" w14:textId="77777777" w:rsidR="00F337F4" w:rsidRDefault="00000000">
      <w:pPr>
        <w:pStyle w:val="berschrift2"/>
        <w:spacing w:before="240" w:after="120"/>
      </w:pPr>
      <w:bookmarkStart w:id="373" w:name="_Toc222131188"/>
      <w:r>
        <w:t>Milchbildung verstehen: Angebot &amp; Nachfrage</w:t>
      </w:r>
      <w:bookmarkEnd w:id="373"/>
    </w:p>
    <w:p w14:paraId="11D12C55" w14:textId="77777777" w:rsidR="00F337F4" w:rsidRDefault="00000000">
      <w:pPr>
        <w:spacing w:after="120"/>
      </w:pPr>
      <w:r>
        <w:t>Die Milchmenge passt sich an das Trinken des Babys an. Je häufiger und effektiver, desto mehr Angebot.</w:t>
      </w:r>
    </w:p>
    <w:p w14:paraId="209E8250" w14:textId="77777777" w:rsidR="00F337F4" w:rsidRDefault="00000000">
      <w:pPr>
        <w:pStyle w:val="berschrift3"/>
        <w:spacing w:before="240" w:after="120"/>
      </w:pPr>
      <w:r>
        <w:t>Das Prinzip</w:t>
      </w:r>
    </w:p>
    <w:p w14:paraId="7BF9EAD6" w14:textId="77777777" w:rsidR="00F337F4" w:rsidRDefault="00000000">
      <w:pPr>
        <w:spacing w:after="120"/>
      </w:pPr>
      <w:r>
        <w:t>Die Brust bildet mehr Milch, wenn sie regelmäßig und gut entleert wird.</w:t>
      </w:r>
    </w:p>
    <w:p w14:paraId="3DB3014A" w14:textId="77777777" w:rsidR="00F337F4" w:rsidRDefault="00000000">
      <w:pPr>
        <w:pStyle w:val="berschrift3"/>
        <w:spacing w:before="240" w:after="120"/>
      </w:pPr>
      <w:r>
        <w:t>Wichtige Signale</w:t>
      </w:r>
    </w:p>
    <w:p w14:paraId="17453CF1" w14:textId="77777777" w:rsidR="00F337F4" w:rsidRDefault="00000000">
      <w:pPr>
        <w:spacing w:after="120"/>
      </w:pPr>
      <w:r>
        <w:t>Häufiges Stillen, gutes Anlegen und aktives Saugen sind starke Stimuli für die Milchbildung.</w:t>
      </w:r>
    </w:p>
    <w:p w14:paraId="563FA0D9" w14:textId="77777777" w:rsidR="00F337F4" w:rsidRDefault="00000000">
      <w:pPr>
        <w:pStyle w:val="berschrift3"/>
        <w:spacing w:before="240" w:after="120"/>
      </w:pPr>
      <w:r>
        <w:t>Geduld einplanen</w:t>
      </w:r>
    </w:p>
    <w:p w14:paraId="620A809E" w14:textId="77777777" w:rsidR="00F337F4" w:rsidRDefault="00000000">
      <w:pPr>
        <w:spacing w:after="120"/>
      </w:pPr>
      <w:r>
        <w:t>Änderungen brauchen Zeit. Gib Anpassungen einige Tage, bevor du sie bewertest.</w:t>
      </w:r>
    </w:p>
    <w:p w14:paraId="47F51ACB" w14:textId="77777777" w:rsidR="00F337F4" w:rsidRDefault="00000000">
      <w:pPr>
        <w:pStyle w:val="berschrift2"/>
        <w:spacing w:before="240" w:after="120"/>
      </w:pPr>
      <w:bookmarkStart w:id="374" w:name="_Toc222131189"/>
      <w:r>
        <w:t>Mehr Milch: häufiges Anlegen &amp; Brustkompression</w:t>
      </w:r>
      <w:bookmarkEnd w:id="374"/>
    </w:p>
    <w:p w14:paraId="2111BF15" w14:textId="77777777" w:rsidR="00F337F4" w:rsidRDefault="00000000">
      <w:pPr>
        <w:spacing w:after="120"/>
      </w:pPr>
      <w:r>
        <w:t>Zwei einfache Maßnahmen sind oft wirksam: häufiger anlegen und während des Stillens sanft komprimieren.</w:t>
      </w:r>
    </w:p>
    <w:p w14:paraId="40DC3A3B" w14:textId="77777777" w:rsidR="00F337F4" w:rsidRDefault="00000000">
      <w:pPr>
        <w:pStyle w:val="berschrift3"/>
        <w:spacing w:before="240" w:after="120"/>
      </w:pPr>
      <w:r>
        <w:lastRenderedPageBreak/>
        <w:t>Häufigkeit erhöhen</w:t>
      </w:r>
    </w:p>
    <w:p w14:paraId="5BB2CCB6" w14:textId="77777777" w:rsidR="00F337F4" w:rsidRDefault="00000000">
      <w:pPr>
        <w:spacing w:after="120"/>
      </w:pPr>
      <w:r>
        <w:t>Kürzere, häufigere Stillmahlzeiten geben der Brust mehr Impulse zur Produktion.</w:t>
      </w:r>
    </w:p>
    <w:p w14:paraId="756455CE" w14:textId="77777777" w:rsidR="00F337F4" w:rsidRDefault="00000000">
      <w:pPr>
        <w:pStyle w:val="berschrift3"/>
        <w:spacing w:before="240" w:after="120"/>
      </w:pPr>
      <w:r>
        <w:t>Brustkompression nutzen</w:t>
      </w:r>
    </w:p>
    <w:p w14:paraId="253CAB0F" w14:textId="77777777" w:rsidR="00F337F4" w:rsidRDefault="00000000">
      <w:pPr>
        <w:spacing w:after="120"/>
      </w:pPr>
      <w:r>
        <w:t>Sanfter Druck während des Trinkens kann den Milchfluss verbessern und das Baby motivieren.</w:t>
      </w:r>
    </w:p>
    <w:p w14:paraId="237B3598" w14:textId="77777777" w:rsidR="00F337F4" w:rsidRDefault="00000000">
      <w:pPr>
        <w:pStyle w:val="berschrift3"/>
        <w:spacing w:before="240" w:after="120"/>
      </w:pPr>
      <w:r>
        <w:t>Ruhig bleiben</w:t>
      </w:r>
    </w:p>
    <w:p w14:paraId="48C3C536" w14:textId="77777777" w:rsidR="00F337F4" w:rsidRDefault="00000000">
      <w:pPr>
        <w:spacing w:after="120"/>
      </w:pPr>
      <w:r>
        <w:t>Erholung, Essen und Trinken unterstützen deinen Körper zusätzlich.</w:t>
      </w:r>
    </w:p>
    <w:p w14:paraId="19717CEA" w14:textId="77777777" w:rsidR="00F337F4" w:rsidRDefault="00000000">
      <w:pPr>
        <w:pStyle w:val="berschrift2"/>
        <w:spacing w:before="240" w:after="120"/>
      </w:pPr>
      <w:bookmarkStart w:id="375" w:name="_Toc222131190"/>
      <w:r>
        <w:t>Abpumpen: wann und wie?</w:t>
      </w:r>
      <w:bookmarkEnd w:id="375"/>
    </w:p>
    <w:p w14:paraId="31D1DDBF" w14:textId="77777777" w:rsidR="00F337F4" w:rsidRDefault="00000000">
      <w:pPr>
        <w:spacing w:after="120"/>
      </w:pPr>
      <w:r>
        <w:t>Abpumpen kann helfen, wenn du entlasten möchtest oder vorübergehend getrennt bist. Es muss nicht immer sein.</w:t>
      </w:r>
    </w:p>
    <w:p w14:paraId="5B34BFD4" w14:textId="77777777" w:rsidR="00F337F4" w:rsidRDefault="00000000">
      <w:pPr>
        <w:pStyle w:val="berschrift3"/>
        <w:spacing w:before="240" w:after="120"/>
      </w:pPr>
      <w:r>
        <w:t>Typische Situationen</w:t>
      </w:r>
    </w:p>
    <w:p w14:paraId="11B000E2" w14:textId="77777777" w:rsidR="00F337F4" w:rsidRDefault="00000000">
      <w:pPr>
        <w:spacing w:after="120"/>
      </w:pPr>
      <w:r>
        <w:t>Rückkehr zur Arbeit, medizinische Gründe oder ein sehr volles Gefühl können Gründe sein.</w:t>
      </w:r>
    </w:p>
    <w:p w14:paraId="281EA1EA" w14:textId="77777777" w:rsidR="00F337F4" w:rsidRDefault="00000000">
      <w:pPr>
        <w:pStyle w:val="berschrift3"/>
        <w:spacing w:before="240" w:after="120"/>
      </w:pPr>
      <w:r>
        <w:t>Grob orientieren</w:t>
      </w:r>
    </w:p>
    <w:p w14:paraId="3A36503F" w14:textId="77777777" w:rsidR="00F337F4" w:rsidRDefault="00000000">
      <w:pPr>
        <w:spacing w:after="120"/>
      </w:pPr>
      <w:r>
        <w:t>Pumpe möglichst in der Nähe der üblichen Stillzeiten, damit der Körper den Rhythmus erkennt.</w:t>
      </w:r>
    </w:p>
    <w:p w14:paraId="50B14A3E" w14:textId="77777777" w:rsidR="00F337F4" w:rsidRDefault="00000000">
      <w:pPr>
        <w:pStyle w:val="berschrift3"/>
        <w:spacing w:before="240" w:after="120"/>
      </w:pPr>
      <w:r>
        <w:t>Druck rausnehmen</w:t>
      </w:r>
    </w:p>
    <w:p w14:paraId="7BD2E27F" w14:textId="6DB135D3" w:rsidR="0080442D" w:rsidRDefault="00000000" w:rsidP="0080442D">
      <w:pPr>
        <w:rPr>
          <w:ins w:id="376" w:author="Jürgen Bußmann" w:date="2026-02-16T12:32:00Z" w16du:dateUtc="2026-02-16T11:32:00Z"/>
        </w:rPr>
      </w:pPr>
      <w:del w:id="377" w:author="Jürgen Bußmann" w:date="2026-02-16T12:32:00Z" w16du:dateUtc="2026-02-16T11:32:00Z">
        <w:r w:rsidDel="0080442D">
          <w:delText>Fang klein an. Es ist normal, dass die Menge anfangs schwankt.</w:delText>
        </w:r>
      </w:del>
      <w:ins w:id="378" w:author="Jürgen Bußmann" w:date="2026-02-16T12:32:00Z" w16du:dateUtc="2026-02-16T11:32:00Z">
        <w:r w:rsidR="0080442D" w:rsidRPr="0080442D">
          <w:t xml:space="preserve"> </w:t>
        </w:r>
        <w:r w:rsidR="0080442D">
          <w:t>Fang klein an. Es ist normal, dass die Menge schwankt. Viele Frauen könne</w:t>
        </w:r>
        <w:r w:rsidR="0080442D">
          <w:t>n</w:t>
        </w:r>
        <w:r w:rsidR="0080442D">
          <w:t xml:space="preserve"> sogar </w:t>
        </w:r>
        <w:proofErr w:type="gramStart"/>
        <w:r w:rsidR="0080442D">
          <w:t>gar keine</w:t>
        </w:r>
        <w:proofErr w:type="gramEnd"/>
        <w:r w:rsidR="0080442D">
          <w:t xml:space="preserve"> oder nur sehr geringe Mengen Milch abpumpen. Das sagt aber rein gar nichts darüber aus, welche Mengen dein Kind herausbekommt. Falls du darauf angewiesen bist, Milch für deine Abwesenheit bereitzustellen, pumpe möglichst nach einer längeren Stillpause ab, dann geht es meistens leichter. Keine Sorge, dein Kind kann danach trotzdem ganz normal und ausreichend stillen. Meistens funktioniert es auch gut, wenn das Kind an der einen Seite stillt und du die andere Seite abpumpst.</w:t>
        </w:r>
      </w:ins>
    </w:p>
    <w:p w14:paraId="3C79FFB2" w14:textId="6448185F" w:rsidR="00F337F4" w:rsidDel="0080442D" w:rsidRDefault="00F337F4">
      <w:pPr>
        <w:spacing w:after="120"/>
        <w:rPr>
          <w:del w:id="379" w:author="Jürgen Bußmann" w:date="2026-02-16T12:32:00Z" w16du:dateUtc="2026-02-16T11:32:00Z"/>
        </w:rPr>
      </w:pPr>
    </w:p>
    <w:p w14:paraId="2F531AF8" w14:textId="77777777" w:rsidR="00F337F4" w:rsidRDefault="00000000">
      <w:pPr>
        <w:pStyle w:val="berschrift2"/>
        <w:spacing w:before="240" w:after="120"/>
      </w:pPr>
      <w:bookmarkStart w:id="380" w:name="_Toc222131191"/>
      <w:r>
        <w:t>Handentleeren</w:t>
      </w:r>
      <w:bookmarkEnd w:id="380"/>
    </w:p>
    <w:p w14:paraId="223E64A0" w14:textId="77777777" w:rsidR="00F337F4" w:rsidRDefault="00000000">
      <w:pPr>
        <w:spacing w:after="120"/>
      </w:pPr>
      <w:r>
        <w:t>Handentleeren ist eine sehr hilfreiche Technik – besonders in den ersten Tagen oder wenn Abpumpen gerade nicht möglich ist.</w:t>
      </w:r>
    </w:p>
    <w:p w14:paraId="4EA7215F" w14:textId="77777777" w:rsidR="00F337F4" w:rsidRDefault="00000000">
      <w:pPr>
        <w:pStyle w:val="berschrift3"/>
        <w:spacing w:before="240" w:after="120"/>
      </w:pPr>
      <w:r>
        <w:t>Wann es hilft</w:t>
      </w:r>
    </w:p>
    <w:p w14:paraId="7CB80BC8" w14:textId="77777777" w:rsidR="00F337F4" w:rsidRDefault="00000000">
      <w:pPr>
        <w:spacing w:after="120"/>
      </w:pPr>
      <w:r>
        <w:t>Bei Spannungsgefühl, vor dem Anlegen oder wenn das Baby nur schwer anlegt, kann Handentleeren entlasten.</w:t>
      </w:r>
    </w:p>
    <w:p w14:paraId="3BA8E26E" w14:textId="77777777" w:rsidR="00F337F4" w:rsidRDefault="00000000">
      <w:pPr>
        <w:pStyle w:val="berschrift3"/>
        <w:spacing w:before="240" w:after="120"/>
      </w:pPr>
      <w:r>
        <w:t>Kurz-Anleitung</w:t>
      </w:r>
    </w:p>
    <w:p w14:paraId="590369A8" w14:textId="77777777" w:rsidR="00F337F4" w:rsidRDefault="00000000">
      <w:pPr>
        <w:spacing w:after="120"/>
      </w:pPr>
      <w:r>
        <w:t>Forme mit Daumen und Zeigefinger ein C um den Warzenhof, drücke sanft nach hinten und rhythmisch zusammen.</w:t>
      </w:r>
    </w:p>
    <w:p w14:paraId="72F927BF" w14:textId="77777777" w:rsidR="00F337F4" w:rsidRDefault="00000000">
      <w:pPr>
        <w:pStyle w:val="berschrift3"/>
        <w:spacing w:before="240" w:after="120"/>
      </w:pPr>
      <w:r>
        <w:t>Tipps für den Milchfluss</w:t>
      </w:r>
    </w:p>
    <w:p w14:paraId="5B76C2CC" w14:textId="77777777" w:rsidR="00F337F4" w:rsidRDefault="00000000">
      <w:pPr>
        <w:spacing w:after="120"/>
      </w:pPr>
      <w:r>
        <w:t xml:space="preserve">Wärme, Ruhe und sanfte Brustmassage fördern den </w:t>
      </w:r>
      <w:proofErr w:type="spellStart"/>
      <w:r>
        <w:t>Milchspendereflex</w:t>
      </w:r>
      <w:proofErr w:type="spellEnd"/>
      <w:r>
        <w:t>.</w:t>
      </w:r>
    </w:p>
    <w:p w14:paraId="761BE20D" w14:textId="77777777" w:rsidR="00F337F4" w:rsidRDefault="00000000">
      <w:pPr>
        <w:pStyle w:val="berschrift2"/>
        <w:spacing w:before="240" w:after="120"/>
      </w:pPr>
      <w:bookmarkStart w:id="381" w:name="_Toc222131192"/>
      <w:r>
        <w:t xml:space="preserve">Pump-Routine für </w:t>
      </w:r>
      <w:proofErr w:type="spellStart"/>
      <w:proofErr w:type="gramStart"/>
      <w:r>
        <w:t>Anfänger:innen</w:t>
      </w:r>
      <w:bookmarkEnd w:id="381"/>
      <w:proofErr w:type="spellEnd"/>
      <w:proofErr w:type="gramEnd"/>
    </w:p>
    <w:p w14:paraId="26BBF3AD" w14:textId="77777777" w:rsidR="00F337F4" w:rsidRDefault="00000000">
      <w:pPr>
        <w:spacing w:after="120"/>
      </w:pPr>
      <w:r>
        <w:t>Eine einfache Routine reduziert Stress und gibt deinem Körper verlässliche Signale.</w:t>
      </w:r>
    </w:p>
    <w:p w14:paraId="137FFD81" w14:textId="77777777" w:rsidR="00F337F4" w:rsidRDefault="00000000">
      <w:pPr>
        <w:pStyle w:val="berschrift3"/>
        <w:spacing w:before="240" w:after="120"/>
      </w:pPr>
      <w:r>
        <w:t>Einfach starten</w:t>
      </w:r>
    </w:p>
    <w:p w14:paraId="302D068C" w14:textId="77777777" w:rsidR="00F337F4" w:rsidRDefault="00000000">
      <w:pPr>
        <w:spacing w:after="120"/>
      </w:pPr>
      <w:r>
        <w:t>Beginne mit kurzen Sessions und erhöhe Dauer oder Häufigkeit nach Bedarf.</w:t>
      </w:r>
    </w:p>
    <w:p w14:paraId="4A60E3AE" w14:textId="77777777" w:rsidR="00F337F4" w:rsidRDefault="00000000">
      <w:pPr>
        <w:pStyle w:val="berschrift3"/>
        <w:spacing w:before="240" w:after="120"/>
      </w:pPr>
      <w:r>
        <w:t>Komfort prüfen</w:t>
      </w:r>
    </w:p>
    <w:p w14:paraId="020B543F" w14:textId="77777777" w:rsidR="00F337F4" w:rsidRDefault="00000000">
      <w:pPr>
        <w:spacing w:after="120"/>
      </w:pPr>
      <w:r>
        <w:lastRenderedPageBreak/>
        <w:t>Der passende Aufsatz und ein bequemer Sitz verhindern Schmerzen und verbessern den Fluss.</w:t>
      </w:r>
    </w:p>
    <w:p w14:paraId="07AB93B0" w14:textId="77777777" w:rsidR="00F337F4" w:rsidRDefault="00000000">
      <w:pPr>
        <w:pStyle w:val="berschrift3"/>
        <w:spacing w:before="240" w:after="120"/>
      </w:pPr>
      <w:r>
        <w:t>Ruhige Umgebung</w:t>
      </w:r>
    </w:p>
    <w:p w14:paraId="5C4D6D27" w14:textId="77777777" w:rsidR="00F337F4" w:rsidRDefault="00000000">
      <w:pPr>
        <w:spacing w:after="120"/>
      </w:pPr>
      <w:r>
        <w:t>Wärme, Entspannung und ein Foto oder Duft deines Babys können den Milchfluss fördern.</w:t>
      </w:r>
    </w:p>
    <w:p w14:paraId="21615411" w14:textId="77777777" w:rsidR="00F337F4" w:rsidRDefault="00000000">
      <w:pPr>
        <w:pStyle w:val="berschrift2"/>
        <w:spacing w:before="240" w:after="120"/>
      </w:pPr>
      <w:bookmarkStart w:id="382" w:name="_Toc222131193"/>
      <w:r>
        <w:t>Milch aufbewahren: Grundregeln</w:t>
      </w:r>
      <w:bookmarkEnd w:id="382"/>
    </w:p>
    <w:p w14:paraId="2DE2D1BD" w14:textId="77777777" w:rsidR="00F337F4" w:rsidRDefault="00000000">
      <w:pPr>
        <w:spacing w:after="120"/>
      </w:pPr>
      <w:r>
        <w:t>Mit sauberem Vorgehen bleibt Muttermilch sicher. Klare Regeln helfen ohne Tabellenstress.</w:t>
      </w:r>
    </w:p>
    <w:p w14:paraId="71951706" w14:textId="77777777" w:rsidR="00F337F4" w:rsidRDefault="00000000">
      <w:pPr>
        <w:pStyle w:val="berschrift3"/>
        <w:spacing w:before="240" w:after="120"/>
      </w:pPr>
      <w:r>
        <w:t>Sauber arbeiten</w:t>
      </w:r>
    </w:p>
    <w:p w14:paraId="7FA13970" w14:textId="77777777" w:rsidR="00F337F4" w:rsidRDefault="00000000">
      <w:pPr>
        <w:spacing w:after="120"/>
      </w:pPr>
      <w:r>
        <w:t>Hände waschen, saubere Behälter nutzen und Milch zügig kühlen.</w:t>
      </w:r>
    </w:p>
    <w:p w14:paraId="67256C0E" w14:textId="77777777" w:rsidR="00F337F4" w:rsidRDefault="00000000">
      <w:pPr>
        <w:pStyle w:val="berschrift3"/>
        <w:spacing w:before="240" w:after="120"/>
      </w:pPr>
      <w:r>
        <w:t>Beschriften hilft</w:t>
      </w:r>
    </w:p>
    <w:p w14:paraId="21AF445B" w14:textId="77777777" w:rsidR="00F337F4" w:rsidRDefault="00000000">
      <w:pPr>
        <w:spacing w:after="120"/>
      </w:pPr>
      <w:r>
        <w:t>Datum und Uhrzeit notieren, damit du den Überblick behältst.</w:t>
      </w:r>
    </w:p>
    <w:p w14:paraId="5BDE26C8" w14:textId="77777777" w:rsidR="00F337F4" w:rsidRDefault="00000000">
      <w:pPr>
        <w:pStyle w:val="berschrift3"/>
        <w:spacing w:before="240" w:after="120"/>
      </w:pPr>
      <w:r>
        <w:t>Schonend auftauen</w:t>
      </w:r>
    </w:p>
    <w:p w14:paraId="7482AAAF" w14:textId="77777777" w:rsidR="00F337F4" w:rsidRDefault="00000000">
      <w:pPr>
        <w:spacing w:after="120"/>
      </w:pPr>
      <w:r>
        <w:t>Im Kühlschrank oder in warmem Wasser auftauen, nicht in der Mikrowelle.</w:t>
      </w:r>
    </w:p>
    <w:p w14:paraId="53DAE838" w14:textId="77777777" w:rsidR="00F337F4" w:rsidRDefault="00000000">
      <w:pPr>
        <w:spacing w:after="120"/>
      </w:pPr>
      <w:r>
        <w:t>Bei Unsicherheit zu Lagerzeiten orientiere dich an lokalen Empfehlungen oder frage Fachpersonal.  Für persönliche Unterstützung kannst du dich direkt an Stillberaterin Jacqueline Tinz wenden: Jacqueline Tinz: 01601749534</w:t>
      </w:r>
    </w:p>
    <w:p w14:paraId="100B94DF" w14:textId="77777777" w:rsidR="00F337F4" w:rsidRDefault="00000000">
      <w:pPr>
        <w:pStyle w:val="berschrift2"/>
        <w:spacing w:before="240" w:after="120"/>
      </w:pPr>
      <w:bookmarkStart w:id="383" w:name="_Toc222131194"/>
      <w:r>
        <w:t>Stillen &amp; Rückkehr in den Beruf</w:t>
      </w:r>
      <w:bookmarkEnd w:id="383"/>
    </w:p>
    <w:p w14:paraId="275AF166" w14:textId="77777777" w:rsidR="00F337F4" w:rsidRDefault="00000000">
      <w:pPr>
        <w:spacing w:after="120"/>
      </w:pPr>
      <w:r>
        <w:t>Der Wiedereinstieg in den Beruf bedeutet nicht automatisch das Ende des Stillens. Mit Planung bleibt Stillen gut möglich.</w:t>
      </w:r>
    </w:p>
    <w:p w14:paraId="66EBAD58" w14:textId="77777777" w:rsidR="00F337F4" w:rsidRDefault="00000000">
      <w:pPr>
        <w:pStyle w:val="berschrift3"/>
        <w:spacing w:before="240" w:after="120"/>
      </w:pPr>
      <w:r>
        <w:t>Vorbereitung vor dem Start</w:t>
      </w:r>
    </w:p>
    <w:p w14:paraId="7A65FA42" w14:textId="77777777" w:rsidR="00F337F4" w:rsidRDefault="00000000">
      <w:pPr>
        <w:spacing w:after="120"/>
      </w:pPr>
      <w:r>
        <w:t>Teste Pumpzeiten, übe mit dem Baby alternative Fütterungsarten und baue einen kleinen Milchvorrat auf.</w:t>
      </w:r>
    </w:p>
    <w:p w14:paraId="353EA865" w14:textId="77777777" w:rsidR="00F337F4" w:rsidRDefault="00000000">
      <w:pPr>
        <w:pStyle w:val="berschrift3"/>
        <w:spacing w:before="240" w:after="120"/>
      </w:pPr>
      <w:r>
        <w:t>Rhythmus finden</w:t>
      </w:r>
    </w:p>
    <w:p w14:paraId="3FCEEC41" w14:textId="77777777" w:rsidR="00F337F4" w:rsidRDefault="00000000">
      <w:pPr>
        <w:spacing w:after="120"/>
      </w:pPr>
      <w:r>
        <w:t>Pumpe ungefähr zu den Zeiten, in denen dein Baby sonst trinken würde. So bleibt die Milchbildung stabil.</w:t>
      </w:r>
    </w:p>
    <w:p w14:paraId="004A50FC" w14:textId="77777777" w:rsidR="00F337F4" w:rsidRDefault="00000000">
      <w:pPr>
        <w:pStyle w:val="berschrift3"/>
        <w:spacing w:before="240" w:after="120"/>
      </w:pPr>
      <w:r>
        <w:t>Organisation im Alltag</w:t>
      </w:r>
    </w:p>
    <w:p w14:paraId="3E117F15" w14:textId="77777777" w:rsidR="00F337F4" w:rsidRDefault="00000000">
      <w:pPr>
        <w:spacing w:after="120"/>
      </w:pPr>
      <w:r>
        <w:t>Plane passende Pausen, eine saubere Aufbewahrung und einen ruhigen Ort zum Abpumpen ein.</w:t>
      </w:r>
    </w:p>
    <w:p w14:paraId="40451090" w14:textId="77777777" w:rsidR="00F337F4" w:rsidRDefault="00000000">
      <w:pPr>
        <w:pStyle w:val="berschrift2"/>
        <w:spacing w:before="240" w:after="120"/>
      </w:pPr>
      <w:bookmarkStart w:id="384" w:name="_Toc222131195"/>
      <w:r>
        <w:t>Zufüttern stillfreundlich gestalten</w:t>
      </w:r>
      <w:bookmarkEnd w:id="384"/>
    </w:p>
    <w:p w14:paraId="34993490" w14:textId="77777777" w:rsidR="00F337F4" w:rsidRDefault="00000000">
      <w:pPr>
        <w:spacing w:after="120"/>
      </w:pPr>
      <w:r>
        <w:t>Wenn Zufüttern nötig ist, lässt es sich oft so gestalten, dass die Brustbeziehung erhalten bleibt.</w:t>
      </w:r>
    </w:p>
    <w:p w14:paraId="74824064" w14:textId="77777777" w:rsidR="00F337F4" w:rsidRDefault="00000000">
      <w:pPr>
        <w:pStyle w:val="berschrift3"/>
        <w:spacing w:before="240" w:after="120"/>
      </w:pPr>
      <w:r>
        <w:t>Optionen im Überblick</w:t>
      </w:r>
    </w:p>
    <w:p w14:paraId="43ED327D" w14:textId="26C9E908" w:rsidR="00F337F4" w:rsidRDefault="00000000">
      <w:pPr>
        <w:spacing w:after="120"/>
      </w:pPr>
      <w:r>
        <w:t>Becher, Löffel</w:t>
      </w:r>
      <w:ins w:id="385" w:author="Jürgen Bußmann" w:date="2026-02-16T12:34:00Z" w16du:dateUtc="2026-02-16T11:34:00Z">
        <w:r w:rsidR="0096723E">
          <w:t xml:space="preserve"> oder</w:t>
        </w:r>
      </w:ins>
      <w:del w:id="386" w:author="Jürgen Bußmann" w:date="2026-02-16T12:34:00Z" w16du:dateUtc="2026-02-16T11:34:00Z">
        <w:r w:rsidDel="0096723E">
          <w:delText>,</w:delText>
        </w:r>
      </w:del>
      <w:r>
        <w:t xml:space="preserve"> Brusternährungsset </w:t>
      </w:r>
      <w:del w:id="387" w:author="Jürgen Bußmann" w:date="2026-02-16T12:34:00Z" w16du:dateUtc="2026-02-16T11:34:00Z">
        <w:r w:rsidDel="0096723E">
          <w:delText xml:space="preserve">oder langsam fließende Sauger </w:delText>
        </w:r>
      </w:del>
      <w:r>
        <w:t>sind mögliche Wege.</w:t>
      </w:r>
    </w:p>
    <w:p w14:paraId="7DB6D07B" w14:textId="77777777" w:rsidR="00F337F4" w:rsidRDefault="00000000">
      <w:pPr>
        <w:pStyle w:val="berschrift3"/>
        <w:spacing w:before="240" w:after="120"/>
      </w:pPr>
      <w:r>
        <w:t>Brustkontakt sichern</w:t>
      </w:r>
    </w:p>
    <w:p w14:paraId="6968EE2D" w14:textId="77777777" w:rsidR="00F337F4" w:rsidRDefault="00000000">
      <w:pPr>
        <w:spacing w:after="120"/>
      </w:pPr>
      <w:r>
        <w:t>Biete die Brust zuerst an und halte viel Hautkontakt, damit Stillen im Fokus bleibt.</w:t>
      </w:r>
    </w:p>
    <w:p w14:paraId="798618F9" w14:textId="77777777" w:rsidR="00F337F4" w:rsidRDefault="00000000">
      <w:pPr>
        <w:pStyle w:val="berschrift3"/>
        <w:spacing w:before="240" w:after="120"/>
      </w:pPr>
      <w:r>
        <w:t>Menge und Tempo</w:t>
      </w:r>
    </w:p>
    <w:p w14:paraId="2879067D" w14:textId="77777777" w:rsidR="00F337F4" w:rsidRDefault="00000000">
      <w:pPr>
        <w:spacing w:after="120"/>
      </w:pPr>
      <w:r>
        <w:t>Langsam füttern und Pausen machen, damit das Baby selbst regulieren kann.</w:t>
      </w:r>
    </w:p>
    <w:p w14:paraId="45FAB0F7" w14:textId="77777777" w:rsidR="00F337F4" w:rsidRDefault="00000000">
      <w:pPr>
        <w:spacing w:after="120"/>
      </w:pPr>
      <w:r>
        <w:t>Bei Unsicherheit über Menge, Methode oder Gewichtsentwicklung ist fachliche Begleitung sinnvoll.  Für persönliche Unterstützung kannst du dich direkt an Stillberaterin Jacqueline Tinz wenden: Jacqueline Tinz: 01601749534</w:t>
      </w:r>
    </w:p>
    <w:p w14:paraId="3D63DF7A" w14:textId="77777777" w:rsidR="00F337F4" w:rsidRDefault="00000000">
      <w:pPr>
        <w:pStyle w:val="berschrift2"/>
        <w:spacing w:before="240" w:after="120"/>
      </w:pPr>
      <w:bookmarkStart w:id="388" w:name="_Toc222131196"/>
      <w:r>
        <w:t>Wenn Baby nicht effektiv trinkt</w:t>
      </w:r>
      <w:bookmarkEnd w:id="388"/>
    </w:p>
    <w:p w14:paraId="3B812CCD" w14:textId="77777777" w:rsidR="00F337F4" w:rsidRDefault="00000000">
      <w:pPr>
        <w:spacing w:after="120"/>
      </w:pPr>
      <w:r>
        <w:lastRenderedPageBreak/>
        <w:t>Manche Babys trinken kurz, rutschen ab oder werden schnell müde. Früh hinschauen verhindert Frust.</w:t>
      </w:r>
    </w:p>
    <w:p w14:paraId="65A09A60" w14:textId="77777777" w:rsidR="00F337F4" w:rsidRDefault="00000000">
      <w:pPr>
        <w:pStyle w:val="berschrift3"/>
        <w:spacing w:before="240" w:after="120"/>
      </w:pPr>
      <w:r>
        <w:t>Hinweise erkennen</w:t>
      </w:r>
    </w:p>
    <w:p w14:paraId="5D4F2FE9" w14:textId="77777777" w:rsidR="00F337F4" w:rsidRDefault="00000000">
      <w:pPr>
        <w:spacing w:after="120"/>
      </w:pPr>
      <w:r>
        <w:t>Kurze Züge ohne Schlucken, häufiges Abdocken oder lange Stillzeiten können Anzeichen sein.</w:t>
      </w:r>
    </w:p>
    <w:p w14:paraId="41EDF215" w14:textId="77777777" w:rsidR="00F337F4" w:rsidRDefault="00000000">
      <w:pPr>
        <w:pStyle w:val="berschrift3"/>
        <w:spacing w:before="240" w:after="120"/>
      </w:pPr>
      <w:r>
        <w:t>Anlegen überprüfen</w:t>
      </w:r>
    </w:p>
    <w:p w14:paraId="606CF3CE" w14:textId="77777777" w:rsidR="00F337F4" w:rsidRDefault="00000000">
      <w:pPr>
        <w:spacing w:after="120"/>
      </w:pPr>
      <w:r>
        <w:t>Ein tiefer, stabiler Sitz macht das Trinken leichter und effizienter.</w:t>
      </w:r>
    </w:p>
    <w:p w14:paraId="4ED2206B" w14:textId="77777777" w:rsidR="00F337F4" w:rsidRDefault="00000000">
      <w:pPr>
        <w:pStyle w:val="berschrift3"/>
        <w:spacing w:before="240" w:after="120"/>
      </w:pPr>
      <w:r>
        <w:t>Unterstützung holen</w:t>
      </w:r>
    </w:p>
    <w:p w14:paraId="6E328900" w14:textId="77777777" w:rsidR="00F337F4" w:rsidRDefault="00000000">
      <w:pPr>
        <w:spacing w:after="120"/>
      </w:pPr>
      <w:r>
        <w:t>Wenn du unsicher bist, kann eine Stillberatung das Trinken beobachten und gezielte Tipps geben.  Für persönliche Unterstützung kannst du dich direkt an Stillberaterin Jacqueline Tinz wenden: Jacqueline Tinz: 01601749534</w:t>
      </w:r>
    </w:p>
    <w:p w14:paraId="23BEC6ED" w14:textId="77777777" w:rsidR="00F337F4" w:rsidRDefault="00000000">
      <w:pPr>
        <w:spacing w:after="120"/>
      </w:pPr>
      <w:r>
        <w:t>Bei geringer Gewichtszunahme oder wenigen nassen Windeln sollte zeitnah Unterstützung erfolgen.  Für persönliche Unterstützung kannst du dich direkt an Stillberaterin Jacqueline Tinz wenden: Jacqueline Tinz: 01601749534</w:t>
      </w:r>
    </w:p>
    <w:p w14:paraId="68E24ABC" w14:textId="77777777" w:rsidR="00F337F4" w:rsidRDefault="00000000">
      <w:pPr>
        <w:pStyle w:val="berschrift2"/>
        <w:spacing w:before="240" w:after="120"/>
      </w:pPr>
      <w:bookmarkStart w:id="389" w:name="_Toc222131197"/>
      <w:r>
        <w:t xml:space="preserve">Wiedereinstieg nach Pause / </w:t>
      </w:r>
      <w:proofErr w:type="spellStart"/>
      <w:r>
        <w:t>Relaktation</w:t>
      </w:r>
      <w:proofErr w:type="spellEnd"/>
      <w:r>
        <w:t>: Überblick</w:t>
      </w:r>
      <w:bookmarkEnd w:id="389"/>
    </w:p>
    <w:p w14:paraId="4C5A09EE" w14:textId="77777777" w:rsidR="00F337F4" w:rsidRDefault="00000000">
      <w:pPr>
        <w:spacing w:after="120"/>
      </w:pPr>
      <w:r>
        <w:t>Nach einer Stillpause ist ein Wiedereinstieg möglich. Es braucht Zeit, Geduld und gute Unterstützung.</w:t>
      </w:r>
    </w:p>
    <w:p w14:paraId="353BBE10" w14:textId="77777777" w:rsidR="00F337F4" w:rsidRDefault="00000000">
      <w:pPr>
        <w:pStyle w:val="berschrift3"/>
        <w:spacing w:before="240" w:after="120"/>
      </w:pPr>
      <w:r>
        <w:t>Schrittweise vorgehen</w:t>
      </w:r>
    </w:p>
    <w:p w14:paraId="4FF7340B" w14:textId="77777777" w:rsidR="00F337F4" w:rsidRDefault="00000000">
      <w:pPr>
        <w:spacing w:after="120"/>
      </w:pPr>
      <w:r>
        <w:t>Beginne mit häufigem Hautkontakt und regelmäßigem Anlegen oder Pumpen.</w:t>
      </w:r>
    </w:p>
    <w:p w14:paraId="599467BB" w14:textId="77777777" w:rsidR="00F337F4" w:rsidRDefault="00000000">
      <w:pPr>
        <w:pStyle w:val="berschrift3"/>
        <w:spacing w:before="240" w:after="120"/>
      </w:pPr>
      <w:r>
        <w:t>Signale des Babys</w:t>
      </w:r>
    </w:p>
    <w:p w14:paraId="2D5C53B1" w14:textId="77777777" w:rsidR="00F337F4" w:rsidRDefault="00000000">
      <w:pPr>
        <w:spacing w:after="120"/>
      </w:pPr>
      <w:r>
        <w:t>Manche Babys brauchen Zeit, um zur Brust zurückzufinden. Ohne Druck geht es oft leichter.</w:t>
      </w:r>
    </w:p>
    <w:p w14:paraId="4A037036" w14:textId="77777777" w:rsidR="00F337F4" w:rsidRDefault="00000000">
      <w:pPr>
        <w:pStyle w:val="berschrift3"/>
        <w:spacing w:before="240" w:after="120"/>
      </w:pPr>
      <w:r>
        <w:t>Unterstützung einplanen</w:t>
      </w:r>
    </w:p>
    <w:p w14:paraId="00F4A954" w14:textId="77777777" w:rsidR="00F337F4" w:rsidRDefault="00000000">
      <w:pPr>
        <w:spacing w:after="120"/>
      </w:pPr>
      <w:r>
        <w:t>Fachliche Begleitung kann dir realistische Ziele und einen passenden Plan geben.  Für persönliche Unterstützung kannst du dich direkt an Stillberaterin Jacqueline Tinz wenden: Jacqueline Tinz: 01601749534</w:t>
      </w:r>
    </w:p>
    <w:p w14:paraId="4510A999" w14:textId="77777777" w:rsidR="00F337F4" w:rsidRDefault="00000000">
      <w:pPr>
        <w:spacing w:after="120"/>
      </w:pPr>
      <w:r>
        <w:t>Wenn der Wiedereinstieg sehr belastend ist oder die Milchmenge kaum steigt, ist Beratung sinnvoll.  Für persönliche Unterstützung kannst du dich direkt an Stillberaterin Jacqueline Tinz wenden: Jacqueline Tinz: 01601749534</w:t>
      </w:r>
    </w:p>
    <w:p w14:paraId="2B472142" w14:textId="77777777" w:rsidR="00F337F4" w:rsidRDefault="00000000">
      <w:pPr>
        <w:pStyle w:val="berschrift2"/>
        <w:spacing w:before="240" w:after="120"/>
      </w:pPr>
      <w:bookmarkStart w:id="390" w:name="_Toc222131198"/>
      <w:r>
        <w:t>Tipp des Tages</w:t>
      </w:r>
      <w:bookmarkEnd w:id="390"/>
    </w:p>
    <w:p w14:paraId="62D3BBA3" w14:textId="77777777" w:rsidR="00F337F4" w:rsidRDefault="00000000">
      <w:pPr>
        <w:pStyle w:val="berschrift3"/>
        <w:spacing w:before="240" w:after="120"/>
      </w:pPr>
      <w:r>
        <w:t>Die „Haut-an-Haut“-Verbindung</w:t>
      </w:r>
    </w:p>
    <w:p w14:paraId="6FD2542C" w14:textId="77777777" w:rsidR="00F337F4" w:rsidRDefault="00000000">
      <w:pPr>
        <w:spacing w:after="180"/>
      </w:pPr>
      <w:r>
        <w:t>Wenn du dein Baby Brust an Brust hältst, fördert das Stillhormone und beruhigt euch beide.</w:t>
      </w:r>
    </w:p>
    <w:p w14:paraId="72F414C4" w14:textId="77777777" w:rsidR="00F337F4" w:rsidRDefault="00000000">
      <w:pPr>
        <w:pStyle w:val="berschrift3"/>
        <w:spacing w:before="240" w:after="120"/>
      </w:pPr>
      <w:r>
        <w:t>Stillen nach Bedarf</w:t>
      </w:r>
    </w:p>
    <w:p w14:paraId="18CD9BEA" w14:textId="77777777" w:rsidR="00F337F4" w:rsidRDefault="00000000">
      <w:pPr>
        <w:spacing w:after="180"/>
      </w:pPr>
      <w:r>
        <w:t>In den ersten Wochen gilt: so oft dein Baby möchte. Häufiges Anlegen unterstützt die Milchbildung.</w:t>
      </w:r>
    </w:p>
    <w:p w14:paraId="22E32B76" w14:textId="77777777" w:rsidR="00F337F4" w:rsidRDefault="00000000">
      <w:pPr>
        <w:pStyle w:val="berschrift3"/>
        <w:spacing w:before="240" w:after="120"/>
      </w:pPr>
      <w:r>
        <w:t>Entspannte Position finden</w:t>
      </w:r>
    </w:p>
    <w:p w14:paraId="00072457" w14:textId="77777777" w:rsidR="00F337F4" w:rsidRDefault="00000000">
      <w:pPr>
        <w:spacing w:after="180"/>
      </w:pPr>
      <w:r>
        <w:t>Lehne dich zurück und lass dein Baby auf deinem Bauch liegen. So findet es oft leichter zur Brust.</w:t>
      </w:r>
    </w:p>
    <w:p w14:paraId="2D09C23F" w14:textId="77777777" w:rsidR="00F337F4" w:rsidRDefault="00000000">
      <w:pPr>
        <w:pStyle w:val="berschrift3"/>
        <w:spacing w:before="240" w:after="120"/>
      </w:pPr>
      <w:r>
        <w:t>Ruhe beim Stillen</w:t>
      </w:r>
    </w:p>
    <w:p w14:paraId="6A6DBDE8" w14:textId="77777777" w:rsidR="00F337F4" w:rsidRDefault="00000000">
      <w:pPr>
        <w:spacing w:after="180"/>
      </w:pPr>
      <w:r>
        <w:t>Dimme das Licht, vermeide Ablenkung. Eine ruhige Umgebung hilft dir und deinem Baby.</w:t>
      </w:r>
    </w:p>
    <w:p w14:paraId="0F1B5EA7" w14:textId="77777777" w:rsidR="00F337F4" w:rsidRDefault="00000000">
      <w:pPr>
        <w:pStyle w:val="berschrift3"/>
        <w:spacing w:before="240" w:after="120"/>
      </w:pPr>
      <w:r>
        <w:t>Ausreichend trinken</w:t>
      </w:r>
    </w:p>
    <w:p w14:paraId="280AD954" w14:textId="77777777" w:rsidR="00F337F4" w:rsidRDefault="00000000">
      <w:pPr>
        <w:spacing w:after="180"/>
      </w:pPr>
      <w:r>
        <w:t>Dein Durstgefühl ist ein guter Kompass. Ein Glas Wasser in Reichweite beim Stillen hilft.</w:t>
      </w:r>
    </w:p>
    <w:p w14:paraId="434028E2" w14:textId="77777777" w:rsidR="00F337F4" w:rsidRDefault="00000000">
      <w:pPr>
        <w:pStyle w:val="berschrift3"/>
        <w:spacing w:before="240" w:after="120"/>
      </w:pPr>
      <w:r>
        <w:lastRenderedPageBreak/>
        <w:t>Kleine Snacks bereithalten</w:t>
      </w:r>
    </w:p>
    <w:p w14:paraId="0F6D36E1" w14:textId="77777777" w:rsidR="00F337F4" w:rsidRDefault="00000000">
      <w:pPr>
        <w:spacing w:after="180"/>
      </w:pPr>
      <w:r>
        <w:t>Stillen kostet Energie. Nährstoffreiche Snacks in Reichweite unterstützen dich im Alltag.</w:t>
      </w:r>
    </w:p>
    <w:p w14:paraId="6BDF01DE" w14:textId="77777777" w:rsidR="00F337F4" w:rsidRDefault="00000000">
      <w:pPr>
        <w:pStyle w:val="berschrift3"/>
        <w:spacing w:before="240" w:after="120"/>
      </w:pPr>
      <w:r>
        <w:t>Mund weit öffnen lassen</w:t>
      </w:r>
    </w:p>
    <w:p w14:paraId="6557A153" w14:textId="77777777" w:rsidR="00F337F4" w:rsidRDefault="00000000">
      <w:pPr>
        <w:spacing w:after="180"/>
      </w:pPr>
      <w:r>
        <w:t xml:space="preserve">Warte auf einen </w:t>
      </w:r>
      <w:proofErr w:type="gramStart"/>
      <w:r>
        <w:t>wirklich weiten</w:t>
      </w:r>
      <w:proofErr w:type="gramEnd"/>
      <w:r>
        <w:t xml:space="preserve"> Mund, bevor du anlegst. Das verhindert schmerzhaftes Ansaugen.</w:t>
      </w:r>
    </w:p>
    <w:p w14:paraId="6DD4DAC5" w14:textId="77777777" w:rsidR="00F337F4" w:rsidRDefault="00000000">
      <w:pPr>
        <w:pStyle w:val="berschrift3"/>
        <w:spacing w:before="240" w:after="120"/>
      </w:pPr>
      <w:r>
        <w:t>Beide Seiten anbieten</w:t>
      </w:r>
    </w:p>
    <w:p w14:paraId="19D9ADCE" w14:textId="77777777" w:rsidR="00F337F4" w:rsidRDefault="00000000">
      <w:pPr>
        <w:spacing w:after="180"/>
      </w:pPr>
      <w:r>
        <w:t>Biete bei jeder Mahlzeit beide Brüste an. So bleibt die Milchmenge ausgeglichen.</w:t>
      </w:r>
    </w:p>
    <w:p w14:paraId="4EED8396" w14:textId="77777777" w:rsidR="00F337F4" w:rsidRDefault="00000000">
      <w:pPr>
        <w:pStyle w:val="berschrift3"/>
        <w:spacing w:before="240" w:after="120"/>
      </w:pPr>
      <w:r>
        <w:t>Still-Ecken einrichten</w:t>
      </w:r>
    </w:p>
    <w:p w14:paraId="08DE03D6" w14:textId="77777777" w:rsidR="00F337F4" w:rsidRDefault="00000000">
      <w:pPr>
        <w:spacing w:after="180"/>
      </w:pPr>
      <w:r>
        <w:t>Ein Kissen, Wasser, Snack und Handy in Reichweite – kleine Vorbereitungen erleichtern das Stillen.</w:t>
      </w:r>
    </w:p>
    <w:p w14:paraId="4845E343" w14:textId="77777777" w:rsidR="00F337F4" w:rsidRDefault="00000000">
      <w:pPr>
        <w:pStyle w:val="berschrift3"/>
        <w:spacing w:before="240" w:after="120"/>
      </w:pPr>
      <w:r>
        <w:t>Häufigeres Stillen ist normal</w:t>
      </w:r>
    </w:p>
    <w:p w14:paraId="3C2C55DC" w14:textId="77777777" w:rsidR="00F337F4" w:rsidRDefault="00000000">
      <w:pPr>
        <w:spacing w:after="180"/>
      </w:pPr>
      <w:r>
        <w:t>Vor allem am Abend oder bei Wachstumsschüben kann dein Baby sehr oft trinken wollen.</w:t>
      </w:r>
    </w:p>
    <w:p w14:paraId="0BE6AE92" w14:textId="77777777" w:rsidR="00F337F4" w:rsidRDefault="00000000">
      <w:pPr>
        <w:pStyle w:val="berschrift3"/>
        <w:spacing w:before="240" w:after="120"/>
      </w:pPr>
      <w:r>
        <w:t>Windeln als Orientierung</w:t>
      </w:r>
    </w:p>
    <w:p w14:paraId="2BC3BBC1" w14:textId="77777777" w:rsidR="00F337F4" w:rsidRDefault="00000000">
      <w:pPr>
        <w:spacing w:after="180"/>
      </w:pPr>
      <w:r>
        <w:t>5–6 nasse Windeln am Tag zeigen meist, dass dein Baby genug Milch bekommt.</w:t>
      </w:r>
    </w:p>
    <w:p w14:paraId="0F06B51B" w14:textId="77777777" w:rsidR="00F337F4" w:rsidRDefault="00000000">
      <w:pPr>
        <w:pStyle w:val="berschrift3"/>
        <w:spacing w:before="240" w:after="120"/>
      </w:pPr>
      <w:r>
        <w:t>Milchmenge am Morgen</w:t>
      </w:r>
    </w:p>
    <w:p w14:paraId="0F5E860F" w14:textId="77777777" w:rsidR="00F337F4" w:rsidRDefault="00000000">
      <w:pPr>
        <w:spacing w:after="180"/>
      </w:pPr>
      <w:r>
        <w:t>Viele haben morgens mehr Milch. Nutze die Zeit für längere Stillmahlzeiten, wenn möglich.</w:t>
      </w:r>
    </w:p>
    <w:p w14:paraId="3849983C" w14:textId="77777777" w:rsidR="00F337F4" w:rsidRDefault="00000000">
      <w:pPr>
        <w:pStyle w:val="berschrift3"/>
        <w:spacing w:before="240" w:after="120"/>
      </w:pPr>
      <w:r>
        <w:t>Nächtliches Stillen</w:t>
      </w:r>
    </w:p>
    <w:p w14:paraId="7A6204C5" w14:textId="77777777" w:rsidR="00F337F4" w:rsidRDefault="00000000">
      <w:pPr>
        <w:spacing w:after="180"/>
      </w:pPr>
      <w:r>
        <w:t>Stillen in der Nacht fördert die Milchbildung. Ein heller Nachttisch und bequeme Position helfen.</w:t>
      </w:r>
    </w:p>
    <w:p w14:paraId="1D5DE4A4" w14:textId="77777777" w:rsidR="00F337F4" w:rsidRDefault="00000000">
      <w:pPr>
        <w:pStyle w:val="berschrift3"/>
        <w:spacing w:before="240" w:after="120"/>
      </w:pPr>
      <w:r>
        <w:t>Pause vor dem Wechsel</w:t>
      </w:r>
    </w:p>
    <w:p w14:paraId="361930C9" w14:textId="77777777" w:rsidR="00F337F4" w:rsidRDefault="00000000">
      <w:pPr>
        <w:spacing w:after="180"/>
      </w:pPr>
      <w:r>
        <w:t>Warte, bis dein Baby von der ersten Brust ablässt, bevor du die zweite anbietest.</w:t>
      </w:r>
    </w:p>
    <w:p w14:paraId="7F715440" w14:textId="77777777" w:rsidR="00F337F4" w:rsidRDefault="00000000">
      <w:pPr>
        <w:pStyle w:val="berschrift3"/>
        <w:spacing w:before="240" w:after="120"/>
      </w:pPr>
      <w:r>
        <w:t>Unruhe am Abend</w:t>
      </w:r>
    </w:p>
    <w:p w14:paraId="39BA1529" w14:textId="77777777" w:rsidR="00F337F4" w:rsidRDefault="00000000">
      <w:pPr>
        <w:spacing w:after="180"/>
      </w:pPr>
      <w:r>
        <w:t>Viele Babys sind abends unruhiger. Das ist oft normal und kein Zeichen von zu wenig Milch.</w:t>
      </w:r>
    </w:p>
    <w:p w14:paraId="32CA8DC0" w14:textId="77777777" w:rsidR="00F337F4" w:rsidRDefault="00000000">
      <w:pPr>
        <w:pStyle w:val="berschrift3"/>
        <w:spacing w:before="240" w:after="120"/>
      </w:pPr>
      <w:r>
        <w:t>Dein Komfort zählt</w:t>
      </w:r>
    </w:p>
    <w:p w14:paraId="1FACE002" w14:textId="77777777" w:rsidR="00F337F4" w:rsidRDefault="00000000">
      <w:pPr>
        <w:spacing w:after="180"/>
      </w:pPr>
      <w:r>
        <w:t>Stütze Arme und Rücken mit Kissen. Eine entspannte Haltung erleichtert langes Stillen.</w:t>
      </w:r>
    </w:p>
    <w:p w14:paraId="461A7DB9" w14:textId="77777777" w:rsidR="00F337F4" w:rsidRDefault="00000000">
      <w:pPr>
        <w:pStyle w:val="berschrift3"/>
        <w:spacing w:before="240" w:after="120"/>
      </w:pPr>
      <w:r>
        <w:t>Hungerzeichen erkennen</w:t>
      </w:r>
    </w:p>
    <w:p w14:paraId="0156099D" w14:textId="77777777" w:rsidR="00F337F4" w:rsidRDefault="00000000">
      <w:pPr>
        <w:spacing w:after="180"/>
      </w:pPr>
      <w:r>
        <w:t>Lippen lecken, Finger saugen, Unruhe – diese frühen Zeichen sind gute Momente zum Anbieten.</w:t>
      </w:r>
    </w:p>
    <w:p w14:paraId="5CBB729F" w14:textId="77777777" w:rsidR="00F337F4" w:rsidRDefault="00000000">
      <w:pPr>
        <w:pStyle w:val="berschrift3"/>
        <w:spacing w:before="240" w:after="120"/>
      </w:pPr>
      <w:r>
        <w:t>Stress und Milchmenge</w:t>
      </w:r>
    </w:p>
    <w:p w14:paraId="1E292C82" w14:textId="77777777" w:rsidR="00F337F4" w:rsidRDefault="00000000">
      <w:pPr>
        <w:spacing w:after="180"/>
      </w:pPr>
      <w:r>
        <w:t>Stress kann das Stillen beeinflussen. Pausen, Atmen und Unterstützung helfen dir dabei.</w:t>
      </w:r>
    </w:p>
    <w:p w14:paraId="2C9D4800" w14:textId="77777777" w:rsidR="00F337F4" w:rsidRDefault="00000000">
      <w:pPr>
        <w:pStyle w:val="berschrift3"/>
        <w:spacing w:before="240" w:after="120"/>
      </w:pPr>
      <w:r>
        <w:t>Pflege der Brusthaut</w:t>
      </w:r>
    </w:p>
    <w:p w14:paraId="28DFFA7F" w14:textId="77777777" w:rsidR="00F337F4" w:rsidRDefault="00000000">
      <w:pPr>
        <w:spacing w:after="180"/>
      </w:pPr>
      <w:r>
        <w:t>Muttermilch selbst wirkt pflegend. Sparsam mit Seife um die Brustwarzen umgehen.</w:t>
      </w:r>
    </w:p>
    <w:p w14:paraId="3399B374" w14:textId="77777777" w:rsidR="00F337F4" w:rsidRDefault="00000000">
      <w:pPr>
        <w:pStyle w:val="berschrift3"/>
        <w:spacing w:before="240" w:after="120"/>
      </w:pPr>
      <w:r>
        <w:t>Brust dem Baby entgegen</w:t>
      </w:r>
    </w:p>
    <w:p w14:paraId="2A863066" w14:textId="77777777" w:rsidR="00F337F4" w:rsidRDefault="00000000">
      <w:pPr>
        <w:spacing w:after="180"/>
      </w:pPr>
      <w:r>
        <w:t>Halte die Brust so, dass das Baby sie leicht erreicht – C‑ oder U‑Griff, je nach Größe.</w:t>
      </w:r>
    </w:p>
    <w:p w14:paraId="78FB88ED" w14:textId="77777777" w:rsidR="00F337F4" w:rsidRDefault="00000000">
      <w:pPr>
        <w:pStyle w:val="berschrift3"/>
        <w:spacing w:before="240" w:after="120"/>
      </w:pPr>
      <w:r>
        <w:t>Schläfriges Neugeborenes</w:t>
      </w:r>
    </w:p>
    <w:p w14:paraId="64C0DE10" w14:textId="77777777" w:rsidR="00F337F4" w:rsidRDefault="00000000">
      <w:pPr>
        <w:spacing w:after="180"/>
      </w:pPr>
      <w:r>
        <w:t>In den ersten Tagen sind viele Babys sehr schläfrig. Hautkontakt und sanftes Streicheln wecken sie behutsam.</w:t>
      </w:r>
    </w:p>
    <w:p w14:paraId="5613F04A" w14:textId="77777777" w:rsidR="00F337F4" w:rsidRDefault="00000000">
      <w:pPr>
        <w:pStyle w:val="berschrift3"/>
        <w:spacing w:before="240" w:after="120"/>
      </w:pPr>
      <w:r>
        <w:lastRenderedPageBreak/>
        <w:t>Keine Zeitvorgaben</w:t>
      </w:r>
    </w:p>
    <w:p w14:paraId="55F636F9" w14:textId="77777777" w:rsidR="00F337F4" w:rsidRDefault="00000000">
      <w:pPr>
        <w:spacing w:after="180"/>
      </w:pPr>
      <w:r>
        <w:t>Es gibt keine „richtige“ Stilldauer. Lass dein Baby trinken, bis es satt und zufrieden ist.</w:t>
      </w:r>
    </w:p>
    <w:p w14:paraId="61A7E478" w14:textId="77777777" w:rsidR="00F337F4" w:rsidRDefault="00000000">
      <w:pPr>
        <w:pStyle w:val="berschrift3"/>
        <w:spacing w:before="240" w:after="120"/>
      </w:pPr>
      <w:r>
        <w:t>Unterstützung holen</w:t>
      </w:r>
    </w:p>
    <w:p w14:paraId="00F4ACA9" w14:textId="77777777" w:rsidR="00F337F4" w:rsidRDefault="00000000">
      <w:pPr>
        <w:spacing w:after="180"/>
      </w:pPr>
      <w:r>
        <w:t xml:space="preserve">Bei Schmerzen oder Unsicherheiten hilft eine Stillberatung. Du musst nicht alles </w:t>
      </w:r>
      <w:proofErr w:type="gramStart"/>
      <w:r>
        <w:t>alleine</w:t>
      </w:r>
      <w:proofErr w:type="gramEnd"/>
      <w:r>
        <w:t xml:space="preserve"> lösen.</w:t>
      </w:r>
    </w:p>
    <w:p w14:paraId="4590736F" w14:textId="77777777" w:rsidR="00F337F4" w:rsidRDefault="00000000">
      <w:pPr>
        <w:pStyle w:val="berschrift3"/>
        <w:spacing w:before="240" w:after="120"/>
      </w:pPr>
      <w:r>
        <w:t>Bäuerchen nicht erzwingen</w:t>
      </w:r>
    </w:p>
    <w:p w14:paraId="51A95153" w14:textId="77777777" w:rsidR="00F337F4" w:rsidRDefault="00000000">
      <w:pPr>
        <w:spacing w:after="180"/>
      </w:pPr>
      <w:r>
        <w:t>Manche Babys müssen nicht nach jeder Mahlzeit ein Bäuerchen machen. Beobachte, was deinem Kind guttut.</w:t>
      </w:r>
    </w:p>
    <w:p w14:paraId="67A1C6F3" w14:textId="77777777" w:rsidR="00F337F4" w:rsidRDefault="00000000">
      <w:pPr>
        <w:pStyle w:val="berschrift3"/>
        <w:spacing w:before="240" w:after="120"/>
      </w:pPr>
      <w:r>
        <w:t>Verschiedene Positionen</w:t>
      </w:r>
    </w:p>
    <w:p w14:paraId="445A4466" w14:textId="77777777" w:rsidR="00F337F4" w:rsidRDefault="00000000">
      <w:pPr>
        <w:spacing w:after="180"/>
      </w:pPr>
      <w:r>
        <w:t>Abwechselnde Positionen können unterschiedliche Bereiche der Brust entleeren und Verspannungen vorbeugen.</w:t>
      </w:r>
    </w:p>
    <w:p w14:paraId="55FEDB04" w14:textId="77777777" w:rsidR="00F337F4" w:rsidRDefault="00000000">
      <w:pPr>
        <w:pStyle w:val="berschrift3"/>
        <w:spacing w:before="240" w:after="120"/>
      </w:pPr>
      <w:r>
        <w:t>Nähe beim Stillen</w:t>
      </w:r>
    </w:p>
    <w:p w14:paraId="2D24F9C0" w14:textId="77777777" w:rsidR="00F337F4" w:rsidRDefault="00000000">
      <w:pPr>
        <w:spacing w:after="180"/>
      </w:pPr>
      <w:r>
        <w:t>Stillen ist mehr als Nahrung. Der Hautkontakt und die Nähe tun dir und deinem Baby gut.</w:t>
      </w:r>
    </w:p>
    <w:p w14:paraId="7E8E17A8" w14:textId="77777777" w:rsidR="00F337F4" w:rsidRDefault="00000000">
      <w:pPr>
        <w:pStyle w:val="berschrift3"/>
        <w:spacing w:before="240" w:after="120"/>
      </w:pPr>
      <w:r>
        <w:t>Geduld in den ersten Tagen</w:t>
      </w:r>
    </w:p>
    <w:p w14:paraId="2C2E913A" w14:textId="77777777" w:rsidR="00F337F4" w:rsidRDefault="00000000">
      <w:pPr>
        <w:spacing w:after="180"/>
      </w:pPr>
      <w:r>
        <w:t>Stillen lernt ihr gemeinsam. Gib dir und deinem Baby Zeit – es wird von Tag zu Tag leichter.</w:t>
      </w:r>
    </w:p>
    <w:p w14:paraId="11862807" w14:textId="77777777" w:rsidR="00F337F4" w:rsidRDefault="00000000">
      <w:pPr>
        <w:pStyle w:val="berschrift3"/>
        <w:spacing w:before="240" w:after="120"/>
      </w:pPr>
      <w:r>
        <w:t>Schmerzen ernst nehmen</w:t>
      </w:r>
    </w:p>
    <w:p w14:paraId="62BA52BB" w14:textId="77777777" w:rsidR="00F337F4" w:rsidRDefault="00000000">
      <w:pPr>
        <w:spacing w:after="180"/>
      </w:pPr>
      <w:r>
        <w:t>Schmerzen beim Stillen sind nicht normal. Eine Stillberaterin kann Ursachen finden und helfen.</w:t>
      </w:r>
    </w:p>
    <w:p w14:paraId="2104C6FF" w14:textId="77777777" w:rsidR="00F337F4" w:rsidRDefault="00000000">
      <w:pPr>
        <w:pStyle w:val="berschrift3"/>
        <w:spacing w:before="240" w:after="120"/>
      </w:pPr>
      <w:r>
        <w:t>Pausen für dich</w:t>
      </w:r>
    </w:p>
    <w:p w14:paraId="4F52F02A" w14:textId="77777777" w:rsidR="00F337F4" w:rsidRDefault="00000000">
      <w:pPr>
        <w:spacing w:after="180"/>
      </w:pPr>
      <w:r>
        <w:t>Leg alles in Reichweite, bevor du stillst. So kannst du in Ruhe sitzen bleiben und entspannen.</w:t>
      </w:r>
    </w:p>
    <w:p w14:paraId="3BD458B2" w14:textId="77777777" w:rsidR="00F337F4" w:rsidRDefault="00000000">
      <w:pPr>
        <w:pStyle w:val="berschrift3"/>
        <w:spacing w:before="240" w:after="120"/>
      </w:pPr>
      <w:r>
        <w:t>Stillen nach Kaiserschnitt</w:t>
      </w:r>
    </w:p>
    <w:p w14:paraId="5C5B6B8B" w14:textId="77777777" w:rsidR="00F337F4" w:rsidRDefault="00000000">
      <w:pPr>
        <w:spacing w:after="180"/>
      </w:pPr>
      <w:r>
        <w:t>Mit entlastenden Positionen – z. B. seitlich oder im Fußballer-Griff – geht Stillen auch nach Kaiserschnitt gut.</w:t>
      </w:r>
    </w:p>
    <w:p w14:paraId="3A39AD41" w14:textId="77777777" w:rsidR="00F337F4" w:rsidRDefault="00000000">
      <w:pPr>
        <w:pStyle w:val="berschrift3"/>
        <w:spacing w:before="240" w:after="120"/>
      </w:pPr>
      <w:r>
        <w:t>Bei Spannungsgefühl</w:t>
      </w:r>
    </w:p>
    <w:p w14:paraId="51B876D2" w14:textId="77777777" w:rsidR="00F337F4" w:rsidRDefault="00000000">
      <w:pPr>
        <w:spacing w:after="180"/>
      </w:pPr>
      <w:r>
        <w:t>Häufiges Anlegen, sanftes Ausstreichen vor dem Stillen und Kühlen danach können bei Spannung helfen.</w:t>
      </w:r>
    </w:p>
    <w:p w14:paraId="2CB338D2" w14:textId="77777777" w:rsidR="00F337F4" w:rsidRDefault="00000000">
      <w:pPr>
        <w:pStyle w:val="berschrift3"/>
        <w:spacing w:before="240" w:after="120"/>
      </w:pPr>
      <w:r>
        <w:t>Ernährung mit Genuss</w:t>
      </w:r>
    </w:p>
    <w:p w14:paraId="7297A4A8" w14:textId="77777777" w:rsidR="00F337F4" w:rsidRDefault="00000000">
      <w:pPr>
        <w:spacing w:after="180"/>
      </w:pPr>
      <w:r>
        <w:t>Du musst dich beim Stillen nicht einschränken. Eine ausgewogene, vielfältige Ernährung reicht.</w:t>
      </w:r>
    </w:p>
    <w:p w14:paraId="3E94AF1A" w14:textId="77777777" w:rsidR="00F337F4" w:rsidRDefault="00000000">
      <w:pPr>
        <w:pStyle w:val="berschrift3"/>
        <w:spacing w:before="240" w:after="120"/>
      </w:pPr>
      <w:r>
        <w:t>Ruhepausen einplanen</w:t>
      </w:r>
    </w:p>
    <w:p w14:paraId="690E4BD7" w14:textId="77777777" w:rsidR="00F337F4" w:rsidRDefault="00000000">
      <w:pPr>
        <w:spacing w:after="180"/>
      </w:pPr>
      <w:r>
        <w:t>Stillen braucht Zeit. Plane Pausen ein, statt sie zwischen anderen Aufgaben zu quetschen.</w:t>
      </w:r>
    </w:p>
    <w:sectPr w:rsidR="00F337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D7721"/>
    <w:multiLevelType w:val="hybridMultilevel"/>
    <w:tmpl w:val="F3082C56"/>
    <w:lvl w:ilvl="0" w:tplc="6A78D6E2">
      <w:start w:val="1"/>
      <w:numFmt w:val="bullet"/>
      <w:lvlText w:val="●"/>
      <w:lvlJc w:val="left"/>
      <w:pPr>
        <w:ind w:left="720" w:hanging="360"/>
      </w:pPr>
    </w:lvl>
    <w:lvl w:ilvl="1" w:tplc="289C2B24">
      <w:start w:val="1"/>
      <w:numFmt w:val="bullet"/>
      <w:lvlText w:val="○"/>
      <w:lvlJc w:val="left"/>
      <w:pPr>
        <w:ind w:left="1440" w:hanging="360"/>
      </w:pPr>
    </w:lvl>
    <w:lvl w:ilvl="2" w:tplc="533EE4DE">
      <w:start w:val="1"/>
      <w:numFmt w:val="bullet"/>
      <w:lvlText w:val="■"/>
      <w:lvlJc w:val="left"/>
      <w:pPr>
        <w:ind w:left="2160" w:hanging="360"/>
      </w:pPr>
    </w:lvl>
    <w:lvl w:ilvl="3" w:tplc="DDFC943A">
      <w:start w:val="1"/>
      <w:numFmt w:val="bullet"/>
      <w:lvlText w:val="●"/>
      <w:lvlJc w:val="left"/>
      <w:pPr>
        <w:ind w:left="2880" w:hanging="360"/>
      </w:pPr>
    </w:lvl>
    <w:lvl w:ilvl="4" w:tplc="E50ECA70">
      <w:start w:val="1"/>
      <w:numFmt w:val="bullet"/>
      <w:lvlText w:val="○"/>
      <w:lvlJc w:val="left"/>
      <w:pPr>
        <w:ind w:left="3600" w:hanging="360"/>
      </w:pPr>
    </w:lvl>
    <w:lvl w:ilvl="5" w:tplc="B0D0CAC6">
      <w:start w:val="1"/>
      <w:numFmt w:val="bullet"/>
      <w:lvlText w:val="■"/>
      <w:lvlJc w:val="left"/>
      <w:pPr>
        <w:ind w:left="4320" w:hanging="360"/>
      </w:pPr>
    </w:lvl>
    <w:lvl w:ilvl="6" w:tplc="92286CBC">
      <w:start w:val="1"/>
      <w:numFmt w:val="bullet"/>
      <w:lvlText w:val="●"/>
      <w:lvlJc w:val="left"/>
      <w:pPr>
        <w:ind w:left="5040" w:hanging="360"/>
      </w:pPr>
    </w:lvl>
    <w:lvl w:ilvl="7" w:tplc="E1561A22">
      <w:start w:val="1"/>
      <w:numFmt w:val="bullet"/>
      <w:lvlText w:val="●"/>
      <w:lvlJc w:val="left"/>
      <w:pPr>
        <w:ind w:left="5760" w:hanging="360"/>
      </w:pPr>
    </w:lvl>
    <w:lvl w:ilvl="8" w:tplc="FAC03E48">
      <w:start w:val="1"/>
      <w:numFmt w:val="bullet"/>
      <w:lvlText w:val="●"/>
      <w:lvlJc w:val="left"/>
      <w:pPr>
        <w:ind w:left="6480" w:hanging="360"/>
      </w:pPr>
    </w:lvl>
  </w:abstractNum>
  <w:abstractNum w:abstractNumId="1" w15:restartNumberingAfterBreak="0">
    <w:nsid w:val="512538B8"/>
    <w:multiLevelType w:val="hybridMultilevel"/>
    <w:tmpl w:val="9C2E2D30"/>
    <w:lvl w:ilvl="0" w:tplc="6A78D6E2">
      <w:start w:val="1"/>
      <w:numFmt w:val="bullet"/>
      <w:lvlText w:val="●"/>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31547962">
    <w:abstractNumId w:val="0"/>
    <w:lvlOverride w:ilvl="0">
      <w:startOverride w:val="1"/>
    </w:lvlOverride>
  </w:num>
  <w:num w:numId="2" w16cid:durableId="244998806">
    <w:abstractNumId w:val="1"/>
  </w:num>
  <w:num w:numId="3" w16cid:durableId="5162393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ürgen Bußmann">
    <w15:presenceInfo w15:providerId="Windows Live" w15:userId="r-7pj0ayut8eexm67vavhxgzbnaixznyiv78iztyk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Porto::GUID" w:val="{2046ce9d-0f6d-4732-b959-5276be7581e5}"/>
  </w:docVars>
  <w:rsids>
    <w:rsidRoot w:val="00F337F4"/>
    <w:rsid w:val="000B6438"/>
    <w:rsid w:val="002F418C"/>
    <w:rsid w:val="00342BC3"/>
    <w:rsid w:val="006E3191"/>
    <w:rsid w:val="0080442D"/>
    <w:rsid w:val="0096723E"/>
    <w:rsid w:val="00F337F4"/>
    <w:rsid w:val="00F70C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9D7F"/>
  <w15:docId w15:val="{789FE928-983A-48B7-96E2-9E2769BC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uiPriority w:val="34"/>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6E3191"/>
    <w:pPr>
      <w:spacing w:after="100"/>
    </w:pPr>
  </w:style>
  <w:style w:type="paragraph" w:styleId="Verzeichnis2">
    <w:name w:val="toc 2"/>
    <w:basedOn w:val="Standard"/>
    <w:next w:val="Standard"/>
    <w:autoRedefine/>
    <w:uiPriority w:val="39"/>
    <w:unhideWhenUsed/>
    <w:rsid w:val="006E3191"/>
    <w:pPr>
      <w:spacing w:after="100"/>
      <w:ind w:left="200"/>
    </w:pPr>
  </w:style>
  <w:style w:type="paragraph" w:styleId="berarbeitung">
    <w:name w:val="Revision"/>
    <w:hidden/>
    <w:uiPriority w:val="99"/>
    <w:semiHidden/>
    <w:rsid w:val="006E3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8517</Words>
  <Characters>53658</Characters>
  <Application>Microsoft Office Word</Application>
  <DocSecurity>0</DocSecurity>
  <Lines>447</Lines>
  <Paragraphs>124</Paragraphs>
  <ScaleCrop>false</ScaleCrop>
  <Company/>
  <LinksUpToDate>false</LinksUpToDate>
  <CharactersWithSpaces>62051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Jürgen Bußmann</cp:lastModifiedBy>
  <cp:revision>2</cp:revision>
  <dcterms:created xsi:type="dcterms:W3CDTF">2026-02-16T09:41:00Z</dcterms:created>
  <dcterms:modified xsi:type="dcterms:W3CDTF">2026-02-16T11:35:00Z</dcterms:modified>
</cp:coreProperties>
</file>